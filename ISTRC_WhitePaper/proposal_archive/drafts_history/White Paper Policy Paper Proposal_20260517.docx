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FA9BB" w14:textId="77777777" w:rsidR="000A2045" w:rsidRPr="00E007CF" w:rsidRDefault="000A2045" w:rsidP="00D876EF">
      <w:pPr>
        <w:bidi w:val="0"/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0A2045">
        <w:rPr>
          <w:rFonts w:asciiTheme="majorBidi" w:hAnsiTheme="majorBidi" w:cstheme="majorBidi"/>
          <w:b/>
          <w:bCs/>
          <w:sz w:val="24"/>
          <w:szCs w:val="24"/>
        </w:rPr>
        <w:t>Policy Paper Proposal</w:t>
      </w:r>
    </w:p>
    <w:p w14:paraId="4B66F790" w14:textId="4C5E650E" w:rsidR="000A2045" w:rsidRPr="00E007CF" w:rsidRDefault="00274127" w:rsidP="00D876EF">
      <w:pPr>
        <w:bidi w:val="0"/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274127">
        <w:rPr>
          <w:rFonts w:asciiTheme="majorBidi" w:hAnsiTheme="majorBidi" w:cstheme="majorBidi"/>
          <w:b/>
          <w:bCs/>
          <w:sz w:val="24"/>
          <w:szCs w:val="24"/>
        </w:rPr>
        <w:t>A Multi-Source Evidence Framework for E-Scooter Safety Policy in Israel.</w:t>
      </w:r>
    </w:p>
    <w:p w14:paraId="1D6AC4DE" w14:textId="77777777" w:rsidR="00B850C1" w:rsidRPr="00837D60" w:rsidRDefault="000A2045" w:rsidP="00D876EF">
      <w:pPr>
        <w:bidi w:val="0"/>
        <w:spacing w:line="360" w:lineRule="auto"/>
        <w:rPr>
          <w:ins w:id="0" w:author="Mali Sher" w:date="2026-05-16T18:42:00Z" w16du:dateUtc="2026-05-16T15:42:00Z"/>
          <w:rFonts w:asciiTheme="majorBidi" w:hAnsiTheme="majorBidi" w:cstheme="majorBidi"/>
          <w:b/>
          <w:bCs/>
          <w:sz w:val="24"/>
          <w:szCs w:val="24"/>
          <w:u w:val="single"/>
          <w:rPrChange w:id="1" w:author="Mali Sher" w:date="2026-05-16T18:53:00Z" w16du:dateUtc="2026-05-16T15:53:00Z">
            <w:rPr>
              <w:ins w:id="2" w:author="Mali Sher" w:date="2026-05-16T18:42:00Z" w16du:dateUtc="2026-05-16T15:42:00Z"/>
              <w:rFonts w:asciiTheme="majorBidi" w:hAnsiTheme="majorBidi" w:cstheme="majorBidi"/>
              <w:b/>
              <w:bCs/>
              <w:sz w:val="24"/>
              <w:szCs w:val="24"/>
            </w:rPr>
          </w:rPrChange>
        </w:rPr>
      </w:pPr>
      <w:commentRangeStart w:id="3"/>
      <w:commentRangeStart w:id="4"/>
      <w:commentRangeStart w:id="5"/>
      <w:r w:rsidRPr="00837D60">
        <w:rPr>
          <w:rFonts w:asciiTheme="majorBidi" w:hAnsiTheme="majorBidi" w:cstheme="majorBidi"/>
          <w:b/>
          <w:bCs/>
          <w:sz w:val="24"/>
          <w:szCs w:val="24"/>
          <w:u w:val="single"/>
          <w:rPrChange w:id="6" w:author="Mali Sher" w:date="2026-05-16T18:53:00Z" w16du:dateUtc="2026-05-16T15:53:00Z">
            <w:rPr>
              <w:rFonts w:asciiTheme="majorBidi" w:hAnsiTheme="majorBidi" w:cstheme="majorBidi"/>
              <w:b/>
              <w:bCs/>
              <w:sz w:val="24"/>
              <w:szCs w:val="24"/>
            </w:rPr>
          </w:rPrChange>
        </w:rPr>
        <w:t>Policy problem addressed</w:t>
      </w:r>
      <w:commentRangeEnd w:id="3"/>
      <w:r w:rsidR="00D37C5C" w:rsidRPr="00837D60">
        <w:rPr>
          <w:rStyle w:val="CommentReference"/>
          <w:rFonts w:asciiTheme="majorBidi" w:hAnsiTheme="majorBidi" w:cstheme="majorBidi"/>
          <w:b/>
          <w:bCs/>
          <w:sz w:val="24"/>
          <w:szCs w:val="24"/>
          <w:u w:val="single"/>
          <w:rPrChange w:id="7" w:author="Mali Sher" w:date="2026-05-16T18:53:00Z" w16du:dateUtc="2026-05-16T15:53:00Z">
            <w:rPr>
              <w:rStyle w:val="CommentReference"/>
              <w:rFonts w:asciiTheme="majorBidi" w:hAnsiTheme="majorBidi" w:cstheme="majorBidi"/>
              <w:b/>
              <w:bCs/>
              <w:sz w:val="24"/>
              <w:szCs w:val="24"/>
            </w:rPr>
          </w:rPrChange>
        </w:rPr>
        <w:commentReference w:id="3"/>
      </w:r>
      <w:commentRangeEnd w:id="4"/>
      <w:r w:rsidR="00A86DC7" w:rsidRPr="00837D60">
        <w:rPr>
          <w:rStyle w:val="CommentReference"/>
          <w:rFonts w:asciiTheme="majorBidi" w:hAnsiTheme="majorBidi" w:cstheme="majorBidi"/>
          <w:b/>
          <w:bCs/>
          <w:sz w:val="24"/>
          <w:szCs w:val="24"/>
          <w:u w:val="single"/>
          <w:rPrChange w:id="8" w:author="Mali Sher" w:date="2026-05-16T18:53:00Z" w16du:dateUtc="2026-05-16T15:53:00Z">
            <w:rPr>
              <w:rStyle w:val="CommentReference"/>
              <w:rFonts w:asciiTheme="majorBidi" w:hAnsiTheme="majorBidi" w:cstheme="majorBidi"/>
              <w:b/>
              <w:bCs/>
              <w:sz w:val="24"/>
              <w:szCs w:val="24"/>
            </w:rPr>
          </w:rPrChange>
        </w:rPr>
        <w:commentReference w:id="4"/>
      </w:r>
      <w:commentRangeEnd w:id="5"/>
      <w:r w:rsidR="00540ED6" w:rsidRPr="00837D60">
        <w:rPr>
          <w:rStyle w:val="CommentReference"/>
          <w:rFonts w:asciiTheme="majorBidi" w:hAnsiTheme="majorBidi" w:cstheme="majorBidi"/>
          <w:b/>
          <w:bCs/>
          <w:sz w:val="24"/>
          <w:szCs w:val="24"/>
          <w:u w:val="single"/>
          <w:rPrChange w:id="9" w:author="Mali Sher" w:date="2026-05-16T18:53:00Z" w16du:dateUtc="2026-05-16T15:53:00Z">
            <w:rPr>
              <w:rStyle w:val="CommentReference"/>
              <w:rFonts w:asciiTheme="majorBidi" w:hAnsiTheme="majorBidi" w:cstheme="majorBidi"/>
              <w:b/>
              <w:bCs/>
              <w:sz w:val="24"/>
              <w:szCs w:val="24"/>
            </w:rPr>
          </w:rPrChange>
        </w:rPr>
        <w:commentReference w:id="5"/>
      </w:r>
    </w:p>
    <w:p w14:paraId="3EFDED32" w14:textId="573BE64D" w:rsidR="005D174C" w:rsidDel="008E4F40" w:rsidRDefault="0086599F" w:rsidP="00D876EF">
      <w:pPr>
        <w:bidi w:val="0"/>
        <w:spacing w:line="360" w:lineRule="auto"/>
        <w:rPr>
          <w:del w:id="10" w:author="Mali Sher" w:date="2026-05-16T18:51:00Z" w16du:dateUtc="2026-05-16T15:51:00Z"/>
          <w:rFonts w:asciiTheme="majorBidi" w:hAnsiTheme="majorBidi" w:cstheme="majorBidi"/>
          <w:sz w:val="24"/>
          <w:szCs w:val="24"/>
          <w:rtl/>
          <w:lang w:val="ru-RU"/>
        </w:rPr>
      </w:pPr>
      <w:r w:rsidRPr="005E43BD">
        <w:rPr>
          <w:rFonts w:asciiTheme="majorBidi" w:hAnsiTheme="majorBidi" w:cstheme="majorBidi"/>
          <w:sz w:val="24"/>
          <w:szCs w:val="24"/>
        </w:rPr>
        <w:t xml:space="preserve">Electric scooter (ES) use is expanding and offers important mobility benefits, but it has also become a growing urban safety concern that requires precise, evidence-informed policy [1,2]. In Tel Aviv-Jaffa (TAJ), ES </w:t>
      </w:r>
      <w:ins w:id="11" w:author="Nina Garmash" w:date="2026-05-16T23:30:00Z" w16du:dateUtc="2026-05-16T20:30:00Z">
        <w:r w:rsidR="004A7F03">
          <w:rPr>
            <w:rFonts w:asciiTheme="majorBidi" w:hAnsiTheme="majorBidi" w:cstheme="majorBidi"/>
            <w:sz w:val="24"/>
            <w:szCs w:val="24"/>
          </w:rPr>
          <w:t>are</w:t>
        </w:r>
        <w:r w:rsidR="00906CF0">
          <w:rPr>
            <w:rFonts w:asciiTheme="majorBidi" w:hAnsiTheme="majorBidi" w:cstheme="majorBidi"/>
            <w:sz w:val="24"/>
            <w:szCs w:val="24"/>
          </w:rPr>
          <w:t xml:space="preserve"> </w:t>
        </w:r>
      </w:ins>
      <w:del w:id="12" w:author="Nina Garmash" w:date="2026-05-16T23:30:00Z" w16du:dateUtc="2026-05-16T20:30:00Z">
        <w:r w:rsidRPr="005E43BD" w:rsidDel="004A7F03">
          <w:rPr>
            <w:rFonts w:asciiTheme="majorBidi" w:hAnsiTheme="majorBidi" w:cstheme="majorBidi"/>
            <w:sz w:val="24"/>
            <w:szCs w:val="24"/>
          </w:rPr>
          <w:delText xml:space="preserve">appear to be </w:delText>
        </w:r>
      </w:del>
      <w:r w:rsidRPr="005E43BD">
        <w:rPr>
          <w:rFonts w:asciiTheme="majorBidi" w:hAnsiTheme="majorBidi" w:cstheme="majorBidi"/>
          <w:sz w:val="24"/>
          <w:szCs w:val="24"/>
        </w:rPr>
        <w:t xml:space="preserve">involved in urban crashes at a disproportionate rate. </w:t>
      </w:r>
      <w:ins w:id="13" w:author="Nina Garmash" w:date="2026-05-16T23:31:00Z" w16du:dateUtc="2026-05-16T20:31:00Z">
        <w:r w:rsidR="008F7375" w:rsidRPr="00EC5CA4">
          <w:t xml:space="preserve">The number of ES crashes and their share among micromobility crashes have grown in recent years. </w:t>
        </w:r>
      </w:ins>
      <w:r w:rsidRPr="005E43BD">
        <w:rPr>
          <w:rFonts w:asciiTheme="majorBidi" w:hAnsiTheme="majorBidi" w:cstheme="majorBidi"/>
          <w:sz w:val="24"/>
          <w:szCs w:val="24"/>
        </w:rPr>
        <w:t xml:space="preserve">By 2024, </w:t>
      </w:r>
      <w:ins w:id="14" w:author="Nina Garmash" w:date="2026-05-16T23:32:00Z" w16du:dateUtc="2026-05-16T20:32:00Z">
        <w:r w:rsidR="00151D0A">
          <w:rPr>
            <w:rFonts w:asciiTheme="majorBidi" w:hAnsiTheme="majorBidi" w:cstheme="majorBidi"/>
            <w:sz w:val="24"/>
            <w:szCs w:val="24"/>
          </w:rPr>
          <w:t>ES</w:t>
        </w:r>
      </w:ins>
      <w:del w:id="15" w:author="Nina Garmash" w:date="2026-05-16T23:32:00Z" w16du:dateUtc="2026-05-16T20:32:00Z">
        <w:r w:rsidRPr="005E43BD" w:rsidDel="00151D0A">
          <w:rPr>
            <w:rFonts w:asciiTheme="majorBidi" w:hAnsiTheme="majorBidi" w:cstheme="majorBidi"/>
            <w:sz w:val="24"/>
            <w:szCs w:val="24"/>
          </w:rPr>
          <w:delText>they</w:delText>
        </w:r>
      </w:del>
      <w:r w:rsidRPr="005E43BD">
        <w:rPr>
          <w:rFonts w:asciiTheme="majorBidi" w:hAnsiTheme="majorBidi" w:cstheme="majorBidi"/>
          <w:sz w:val="24"/>
          <w:szCs w:val="24"/>
        </w:rPr>
        <w:t xml:space="preserve"> accounted for about 50% of all micromobility crashes, and about 1 in 5 severe crashes in TAJ involved an ES [9,13]. Internationally, a substantial research base already exists on e-scooter safety [4,5,6,8], while Israeli evidence on injury patterns, temporal trends, and local safety characteristics further highlights the relevance of the issue in the local context [10,11,12].</w:t>
      </w:r>
      <w:commentRangeStart w:id="16"/>
      <w:commentRangeStart w:id="17"/>
      <w:commentRangeEnd w:id="17"/>
      <w:r w:rsidR="000F2E3A">
        <w:rPr>
          <w:rStyle w:val="CommentReference"/>
          <w:rFonts w:asciiTheme="majorBidi" w:hAnsiTheme="majorBidi" w:cstheme="majorBidi"/>
          <w:sz w:val="24"/>
          <w:szCs w:val="24"/>
          <w:rtl/>
          <w:lang w:val="ru-RU"/>
        </w:rPr>
        <w:commentReference w:id="17"/>
      </w:r>
      <w:commentRangeEnd w:id="16"/>
      <w:r w:rsidR="002934CB">
        <w:rPr>
          <w:rStyle w:val="CommentReference"/>
          <w:rFonts w:asciiTheme="majorBidi" w:hAnsiTheme="majorBidi" w:cstheme="majorBidi"/>
          <w:sz w:val="24"/>
          <w:szCs w:val="24"/>
          <w:rtl/>
          <w:lang w:val="ru-RU"/>
        </w:rPr>
        <w:commentReference w:id="16"/>
      </w:r>
    </w:p>
    <w:p w14:paraId="73B84BC3" w14:textId="08D92449" w:rsidR="00C6599C" w:rsidRDefault="005E43BD" w:rsidP="00D876EF">
      <w:pPr>
        <w:bidi w:val="0"/>
        <w:spacing w:line="360" w:lineRule="auto"/>
        <w:rPr>
          <w:ins w:id="18" w:author="Mali Sher" w:date="2026-05-16T18:53:00Z" w16du:dateUtc="2026-05-16T15:53:00Z"/>
          <w:rFonts w:asciiTheme="majorBidi" w:hAnsiTheme="majorBidi" w:cstheme="majorBidi"/>
          <w:sz w:val="24"/>
          <w:szCs w:val="24"/>
        </w:rPr>
      </w:pPr>
      <w:r w:rsidRPr="005E43BD">
        <w:rPr>
          <w:rFonts w:asciiTheme="majorBidi" w:hAnsiTheme="majorBidi" w:cstheme="majorBidi"/>
          <w:sz w:val="24"/>
          <w:szCs w:val="24"/>
        </w:rPr>
        <w:t>However, a more focused multi-source analytical effort is still needed in order to integrate the available evidence, identify risk patterns, and support more effective policy intervention.</w:t>
      </w:r>
      <w:ins w:id="19" w:author="Nina Garmash" w:date="2026-05-17T00:18:00Z" w16du:dateUtc="2026-05-16T21:18:00Z">
        <w:r w:rsidR="005C4E1A" w:rsidRPr="005C4E1A">
          <w:rPr>
            <w:rFonts w:asciiTheme="majorBidi" w:hAnsiTheme="majorBidi" w:cstheme="majorBidi"/>
            <w:sz w:val="24"/>
            <w:szCs w:val="24"/>
            <w:rPrChange w:id="20" w:author="Nina Garmash" w:date="2026-05-17T00:18:00Z" w16du:dateUtc="2026-05-16T21:18:00Z">
              <w:rPr>
                <w:rFonts w:asciiTheme="majorBidi" w:hAnsiTheme="majorBidi" w:cstheme="majorBidi"/>
                <w:sz w:val="24"/>
                <w:szCs w:val="24"/>
                <w:lang w:val="ru-RU"/>
              </w:rPr>
            </w:rPrChange>
          </w:rPr>
          <w:t xml:space="preserve"> </w:t>
        </w:r>
      </w:ins>
      <w:r w:rsidR="000A2045" w:rsidRPr="00E007CF">
        <w:rPr>
          <w:rFonts w:asciiTheme="majorBidi" w:hAnsiTheme="majorBidi" w:cstheme="majorBidi"/>
          <w:sz w:val="24"/>
          <w:szCs w:val="24"/>
        </w:rPr>
        <w:t xml:space="preserve">At the same time, the policy challenge is also to understand which interventions are </w:t>
      </w:r>
      <w:del w:id="21" w:author="Nina Garmash" w:date="2026-05-16T23:34:00Z" w16du:dateUtc="2026-05-16T20:34:00Z">
        <w:r w:rsidR="000A2045" w:rsidRPr="00E007CF" w:rsidDel="00616E5C">
          <w:rPr>
            <w:rFonts w:asciiTheme="majorBidi" w:hAnsiTheme="majorBidi" w:cstheme="majorBidi"/>
            <w:sz w:val="24"/>
            <w:szCs w:val="24"/>
          </w:rPr>
          <w:delText>likely to be</w:delText>
        </w:r>
      </w:del>
      <w:r w:rsidR="000A2045" w:rsidRPr="00E007CF">
        <w:rPr>
          <w:rFonts w:asciiTheme="majorBidi" w:hAnsiTheme="majorBidi" w:cstheme="majorBidi"/>
          <w:sz w:val="24"/>
          <w:szCs w:val="24"/>
        </w:rPr>
        <w:t xml:space="preserve"> most effective and how their impacts can be assessed over time. This requires a broader evidence base that connects official crash data with infrastructure conditions, exposure patterns, enforcement</w:t>
      </w:r>
      <w:ins w:id="22" w:author="Nina Garmash" w:date="2026-05-16T23:34:00Z" w16du:dateUtc="2026-05-16T20:34:00Z">
        <w:r w:rsidR="00CD1980">
          <w:rPr>
            <w:rFonts w:asciiTheme="majorBidi" w:hAnsiTheme="majorBidi" w:cstheme="majorBidi"/>
            <w:sz w:val="24"/>
            <w:szCs w:val="24"/>
          </w:rPr>
          <w:t xml:space="preserve"> data</w:t>
        </w:r>
      </w:ins>
      <w:r w:rsidR="000A2045" w:rsidRPr="00E007CF">
        <w:rPr>
          <w:rFonts w:asciiTheme="majorBidi" w:hAnsiTheme="majorBidi" w:cstheme="majorBidi"/>
          <w:sz w:val="24"/>
          <w:szCs w:val="24"/>
        </w:rPr>
        <w:t xml:space="preserve">, behavioral observation, and other available sources </w:t>
      </w:r>
      <w:del w:id="23" w:author="Nina Garmash" w:date="2026-05-16T23:34:00Z" w16du:dateUtc="2026-05-16T20:34:00Z">
        <w:r w:rsidR="000A2045" w:rsidRPr="00E007CF" w:rsidDel="00CD1980">
          <w:rPr>
            <w:rFonts w:asciiTheme="majorBidi" w:hAnsiTheme="majorBidi" w:cstheme="majorBidi"/>
            <w:sz w:val="24"/>
            <w:szCs w:val="24"/>
          </w:rPr>
          <w:delText xml:space="preserve">of information </w:delText>
        </w:r>
      </w:del>
      <w:r w:rsidR="000A2045" w:rsidRPr="00E007CF">
        <w:rPr>
          <w:rFonts w:asciiTheme="majorBidi" w:hAnsiTheme="majorBidi" w:cstheme="majorBidi"/>
          <w:sz w:val="24"/>
          <w:szCs w:val="24"/>
        </w:rPr>
        <w:t>[1,2,7,8].</w:t>
      </w:r>
    </w:p>
    <w:p w14:paraId="011A6745" w14:textId="1214D0DD" w:rsidR="007927B7" w:rsidRPr="00866CA5" w:rsidRDefault="00837D60" w:rsidP="00D876EF">
      <w:pPr>
        <w:bidi w:val="0"/>
        <w:spacing w:line="360" w:lineRule="auto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866CA5">
        <w:rPr>
          <w:rFonts w:asciiTheme="majorBidi" w:hAnsiTheme="majorBidi" w:cstheme="majorBidi"/>
          <w:b/>
          <w:bCs/>
          <w:sz w:val="24"/>
          <w:szCs w:val="24"/>
          <w:u w:val="single"/>
        </w:rPr>
        <w:t>T</w:t>
      </w:r>
      <w:r w:rsidR="007927B7" w:rsidRPr="00866CA5">
        <w:rPr>
          <w:rFonts w:asciiTheme="majorBidi" w:hAnsiTheme="majorBidi" w:cstheme="majorBidi"/>
          <w:b/>
          <w:bCs/>
          <w:sz w:val="24"/>
          <w:szCs w:val="24"/>
          <w:u w:val="single"/>
        </w:rPr>
        <w:t>he research basis</w:t>
      </w:r>
    </w:p>
    <w:p w14:paraId="3C3F10A4" w14:textId="015F5BA3" w:rsidR="00010371" w:rsidRPr="00010371" w:rsidDel="004D533D" w:rsidRDefault="000A2045" w:rsidP="00D876EF">
      <w:pPr>
        <w:bidi w:val="0"/>
        <w:spacing w:line="360" w:lineRule="auto"/>
        <w:rPr>
          <w:del w:id="24" w:author="Nina Garmash" w:date="2026-05-16T23:42:00Z" w16du:dateUtc="2026-05-16T20:42:00Z"/>
          <w:rFonts w:asciiTheme="majorBidi" w:hAnsiTheme="majorBidi" w:cstheme="majorBidi"/>
          <w:sz w:val="24"/>
          <w:szCs w:val="24"/>
        </w:rPr>
      </w:pPr>
      <w:r w:rsidRPr="000A2045">
        <w:rPr>
          <w:rFonts w:asciiTheme="majorBidi" w:hAnsiTheme="majorBidi" w:cstheme="majorBidi"/>
          <w:sz w:val="24"/>
          <w:szCs w:val="24"/>
        </w:rPr>
        <w:t>The proposal builds on an existing multi-source research framework for ES safety in TAJ, developed through our ongoing research [13]. Its core dataset is the Israeli Central Bureau of Statistics road-accident data for 2013-2025, including accident records, involved-person, and vehicle tables [9]. These data have already been integrated with municipal geographical layers, including quarter boundaries, street networks, and bicycle-path infrastructure, together with shared-trip data, survey data, field observations, and enforcement-related information where available.</w:t>
      </w:r>
      <w:del w:id="25" w:author="Nina Garmash" w:date="2026-05-16T19:49:00Z" w16du:dateUtc="2026-05-16T16:49:00Z">
        <w:r w:rsidRPr="000A2045" w:rsidDel="00CB7A91">
          <w:rPr>
            <w:rFonts w:asciiTheme="majorBidi" w:hAnsiTheme="majorBidi" w:cstheme="majorBidi"/>
            <w:sz w:val="24"/>
            <w:szCs w:val="24"/>
          </w:rPr>
          <w:delText xml:space="preserve"> </w:delText>
        </w:r>
      </w:del>
    </w:p>
    <w:p w14:paraId="4B34F12A" w14:textId="65AE3E3A" w:rsidR="00793306" w:rsidRPr="00537493" w:rsidDel="00D876EF" w:rsidRDefault="00A803FA" w:rsidP="00D876EF">
      <w:pPr>
        <w:bidi w:val="0"/>
        <w:spacing w:after="160" w:line="360" w:lineRule="auto"/>
        <w:rPr>
          <w:del w:id="26" w:author="Nina Garmash" w:date="2026-05-17T00:01:00Z" w16du:dateUtc="2026-05-16T21:01:00Z"/>
        </w:rPr>
      </w:pPr>
      <w:r>
        <w:rPr>
          <w:rFonts w:asciiTheme="majorBidi" w:hAnsiTheme="majorBidi" w:cstheme="majorBidi"/>
          <w:sz w:val="24"/>
          <w:szCs w:val="24"/>
        </w:rPr>
        <w:t>Our developed Business Intelligence system</w:t>
      </w:r>
      <w:ins w:id="27" w:author="Nina Garmash" w:date="2026-05-16T23:39:00Z" w16du:dateUtc="2026-05-16T20:39:00Z">
        <w:r w:rsidR="00024963">
          <w:rPr>
            <w:rFonts w:asciiTheme="majorBidi" w:hAnsiTheme="majorBidi" w:cstheme="majorBidi"/>
            <w:sz w:val="24"/>
            <w:szCs w:val="24"/>
          </w:rPr>
          <w:t>, combined</w:t>
        </w:r>
      </w:ins>
      <w:r>
        <w:rPr>
          <w:rFonts w:asciiTheme="majorBidi" w:hAnsiTheme="majorBidi" w:cstheme="majorBidi"/>
          <w:sz w:val="24"/>
          <w:szCs w:val="24"/>
        </w:rPr>
        <w:t xml:space="preserve"> with statistical analysis and TAJ expert knowledge</w:t>
      </w:r>
      <w:ins w:id="28" w:author="Nina Garmash" w:date="2026-05-16T23:39:00Z" w16du:dateUtc="2026-05-16T20:39:00Z">
        <w:r w:rsidR="001F0182">
          <w:rPr>
            <w:rFonts w:asciiTheme="majorBidi" w:hAnsiTheme="majorBidi" w:cstheme="majorBidi"/>
            <w:sz w:val="24"/>
            <w:szCs w:val="24"/>
          </w:rPr>
          <w:t>,</w:t>
        </w:r>
      </w:ins>
      <w:r>
        <w:rPr>
          <w:rFonts w:asciiTheme="majorBidi" w:hAnsiTheme="majorBidi" w:cstheme="majorBidi"/>
          <w:sz w:val="24"/>
          <w:szCs w:val="24"/>
        </w:rPr>
        <w:t xml:space="preserve"> highlighted the importance of distinguishing between the frequency of crashes and the severity of outcomes when assessing micromobility risk [13].</w:t>
      </w:r>
      <w:ins w:id="29" w:author="Nina Garmash" w:date="2026-05-16T23:41:00Z" w16du:dateUtc="2026-05-16T20:41:00Z">
        <w:r w:rsidR="008E6E9E">
          <w:rPr>
            <w:rFonts w:asciiTheme="majorBidi" w:hAnsiTheme="majorBidi" w:cstheme="majorBidi"/>
            <w:sz w:val="24"/>
            <w:szCs w:val="24"/>
          </w:rPr>
          <w:t xml:space="preserve"> </w:t>
        </w:r>
      </w:ins>
      <w:r w:rsidR="00FE7E55" w:rsidRPr="00EC5CA4">
        <w:t xml:space="preserve">The system further enables identification of recurring high-risk locations, at-risk user groups, and temporal patterns that serve as a basis for prioritized policy action. It also supports the development of operational key performance indicators (KPIs) for </w:t>
      </w:r>
      <w:r w:rsidR="00FE7E55" w:rsidRPr="00EC5CA4">
        <w:lastRenderedPageBreak/>
        <w:t>ongoing safety monitoring and intervention assessment.</w:t>
      </w:r>
      <w:ins w:id="30" w:author="Nina Garmash" w:date="2026-05-17T00:25:00Z" w16du:dateUtc="2026-05-16T21:25:00Z">
        <w:r w:rsidR="001C2589" w:rsidRPr="001C2589">
          <w:rPr>
            <w:rPrChange w:id="31" w:author="Nina Garmash" w:date="2026-05-17T00:25:00Z" w16du:dateUtc="2026-05-16T21:25:00Z">
              <w:rPr>
                <w:lang w:val="ru-RU"/>
              </w:rPr>
            </w:rPrChange>
          </w:rPr>
          <w:t xml:space="preserve"> </w:t>
        </w:r>
      </w:ins>
      <w:ins w:id="32" w:author="Nina Garmash" w:date="2026-05-17T00:25:00Z">
        <w:r w:rsidR="001C2589" w:rsidRPr="001C2589">
          <w:t xml:space="preserve">This includes, for example, evaluating the effect of fines legislation amendments and helmet compliance </w:t>
        </w:r>
      </w:ins>
      <w:r w:rsidR="001C2589" w:rsidRPr="001C2589">
        <w:t>enforcement on observed crash trends.</w:t>
      </w:r>
      <w:del w:id="33" w:author="Nina Garmash" w:date="2026-05-17T00:01:00Z" w16du:dateUtc="2026-05-16T21:01:00Z">
        <w:r w:rsidDel="00D876EF">
          <w:rPr>
            <w:rFonts w:asciiTheme="majorBidi" w:hAnsiTheme="majorBidi" w:cstheme="majorBidi"/>
            <w:sz w:val="24"/>
            <w:szCs w:val="24"/>
          </w:rPr>
          <w:delText>, this framework has already generated findings and practical directions for improvement. In the proposed white paper, these findings will be translated into a structured policy document for decision-makers.</w:delText>
        </w:r>
      </w:del>
      <w:commentRangeStart w:id="34"/>
      <w:commentRangeStart w:id="35"/>
      <w:commentRangeEnd w:id="35"/>
      <w:del w:id="36" w:author="Nina Garmash" w:date="2026-05-16T22:24:00Z" w16du:dateUtc="2026-05-16T19:24:00Z">
        <w:r w:rsidR="00BF368A" w:rsidRPr="00537493" w:rsidDel="00B10B7F">
          <w:rPr>
            <w:rStyle w:val="CommentReference"/>
            <w:sz w:val="22"/>
            <w:szCs w:val="22"/>
          </w:rPr>
          <w:commentReference w:id="35"/>
        </w:r>
        <w:commentRangeEnd w:id="34"/>
        <w:r w:rsidR="00BF368A" w:rsidRPr="00537493" w:rsidDel="00B10B7F">
          <w:rPr>
            <w:rStyle w:val="CommentReference"/>
            <w:sz w:val="22"/>
            <w:szCs w:val="22"/>
          </w:rPr>
          <w:commentReference w:id="34"/>
        </w:r>
      </w:del>
    </w:p>
    <w:p w14:paraId="6CF313A6" w14:textId="3E57EDCE" w:rsidR="000A2045" w:rsidRPr="000A2045" w:rsidRDefault="00ED6988">
      <w:pPr>
        <w:bidi w:val="0"/>
        <w:spacing w:after="160" w:line="360" w:lineRule="auto"/>
        <w:rPr>
          <w:rFonts w:asciiTheme="majorBidi" w:hAnsiTheme="majorBidi" w:cstheme="majorBidi"/>
          <w:sz w:val="24"/>
          <w:szCs w:val="24"/>
        </w:rPr>
        <w:pPrChange w:id="37" w:author="Nina Garmash" w:date="2026-05-17T00:01:00Z" w16du:dateUtc="2026-05-16T21:01:00Z">
          <w:pPr>
            <w:bidi w:val="0"/>
            <w:spacing w:line="360" w:lineRule="auto"/>
          </w:pPr>
        </w:pPrChange>
      </w:pPr>
      <w:r w:rsidRPr="00071A6F" w:rsidDel="00ED6988">
        <w:rPr>
          <w:rFonts w:asciiTheme="majorBidi" w:hAnsiTheme="majorBidi" w:cstheme="majorBidi"/>
          <w:sz w:val="24"/>
          <w:szCs w:val="24"/>
        </w:rPr>
        <w:t>The proposed policy paper extends this line of work by developing a multi-source evidence framework for policy analysis. The core analytical contribution is to interpret crash volume and crash severity together with other municipal-level evidence, in order to support prioritization, policy diagnosis, and the assessment of safety changes over time [3,4,5,6].</w:t>
      </w:r>
      <w:ins w:id="38" w:author="Nina Garmash" w:date="2026-05-16T22:26:00Z" w16du:dateUtc="2026-05-16T19:26:00Z">
        <w:r w:rsidR="001F37F2">
          <w:rPr>
            <w:rFonts w:asciiTheme="majorBidi" w:hAnsiTheme="majorBidi" w:cstheme="majorBidi"/>
            <w:sz w:val="24"/>
            <w:szCs w:val="24"/>
          </w:rPr>
          <w:t xml:space="preserve"> </w:t>
        </w:r>
      </w:ins>
    </w:p>
    <w:p w14:paraId="2B943416" w14:textId="77777777" w:rsidR="000A2045" w:rsidRPr="00FD1BD1" w:rsidRDefault="000A2045" w:rsidP="00D876EF">
      <w:pPr>
        <w:bidi w:val="0"/>
        <w:spacing w:line="360" w:lineRule="auto"/>
        <w:rPr>
          <w:rFonts w:asciiTheme="majorBidi" w:hAnsiTheme="majorBidi" w:cstheme="majorBidi"/>
          <w:b/>
          <w:bCs/>
          <w:sz w:val="24"/>
          <w:szCs w:val="24"/>
          <w:u w:val="single"/>
          <w:rtl/>
          <w:rPrChange w:id="39" w:author="Nina Garmash" w:date="2026-05-17T00:27:00Z" w16du:dateUtc="2026-05-16T21:27:00Z">
            <w:rPr>
              <w:rFonts w:asciiTheme="majorBidi" w:hAnsiTheme="majorBidi" w:cstheme="majorBidi"/>
              <w:b/>
              <w:bCs/>
              <w:sz w:val="24"/>
              <w:szCs w:val="24"/>
              <w:rtl/>
            </w:rPr>
          </w:rPrChange>
        </w:rPr>
      </w:pPr>
      <w:commentRangeStart w:id="40"/>
      <w:r w:rsidRPr="00FD1BD1">
        <w:rPr>
          <w:rFonts w:asciiTheme="majorBidi" w:hAnsiTheme="majorBidi" w:cstheme="majorBidi"/>
          <w:b/>
          <w:bCs/>
          <w:sz w:val="24"/>
          <w:szCs w:val="24"/>
          <w:u w:val="single"/>
          <w:rPrChange w:id="41" w:author="Nina Garmash" w:date="2026-05-17T00:27:00Z" w16du:dateUtc="2026-05-16T21:27:00Z">
            <w:rPr>
              <w:rFonts w:asciiTheme="majorBidi" w:hAnsiTheme="majorBidi" w:cstheme="majorBidi"/>
              <w:b/>
              <w:bCs/>
              <w:sz w:val="24"/>
              <w:szCs w:val="24"/>
            </w:rPr>
          </w:rPrChange>
        </w:rPr>
        <w:t>Expected policy recommendations</w:t>
      </w:r>
      <w:commentRangeEnd w:id="40"/>
      <w:r w:rsidR="00DE2E5D" w:rsidRPr="00FD1BD1">
        <w:rPr>
          <w:rStyle w:val="CommentReference"/>
          <w:rFonts w:asciiTheme="majorBidi" w:hAnsiTheme="majorBidi" w:cstheme="majorBidi"/>
          <w:b/>
          <w:bCs/>
          <w:sz w:val="24"/>
          <w:szCs w:val="24"/>
          <w:u w:val="single"/>
          <w:rtl/>
          <w:rPrChange w:id="42" w:author="Nina Garmash" w:date="2026-05-17T00:27:00Z" w16du:dateUtc="2026-05-16T21:27:00Z">
            <w:rPr>
              <w:rStyle w:val="CommentReference"/>
              <w:rFonts w:asciiTheme="majorBidi" w:hAnsiTheme="majorBidi" w:cstheme="majorBidi"/>
              <w:b/>
              <w:bCs/>
              <w:sz w:val="24"/>
              <w:szCs w:val="24"/>
              <w:rtl/>
            </w:rPr>
          </w:rPrChange>
        </w:rPr>
        <w:commentReference w:id="40"/>
      </w:r>
    </w:p>
    <w:p w14:paraId="764E5A94" w14:textId="77777777" w:rsidR="005F345C" w:rsidRPr="00EC5CA4" w:rsidRDefault="000A2045">
      <w:pPr>
        <w:bidi w:val="0"/>
        <w:spacing w:after="160" w:line="360" w:lineRule="auto"/>
        <w:rPr>
          <w:ins w:id="43" w:author="Nina Garmash" w:date="2026-05-16T23:47:00Z" w16du:dateUtc="2026-05-16T20:47:00Z"/>
        </w:rPr>
        <w:pPrChange w:id="44" w:author="Nina Garmash" w:date="2026-05-17T00:01:00Z" w16du:dateUtc="2026-05-16T21:01:00Z">
          <w:pPr>
            <w:bidi w:val="0"/>
            <w:spacing w:after="160" w:line="259" w:lineRule="auto"/>
          </w:pPr>
        </w:pPrChange>
      </w:pPr>
      <w:r w:rsidRPr="000A2045">
        <w:rPr>
          <w:rFonts w:asciiTheme="majorBidi" w:hAnsiTheme="majorBidi" w:cstheme="majorBidi"/>
          <w:sz w:val="24"/>
          <w:szCs w:val="24"/>
        </w:rPr>
        <w:t>The white paper will produce implementable recommendations for</w:t>
      </w:r>
      <w:ins w:id="45" w:author="Mali Sher" w:date="2026-05-16T19:04:00Z" w16du:dateUtc="2026-05-16T16:04:00Z">
        <w:r w:rsidR="00153A16">
          <w:rPr>
            <w:rFonts w:asciiTheme="majorBidi" w:hAnsiTheme="majorBidi" w:cstheme="majorBidi" w:hint="cs"/>
            <w:sz w:val="24"/>
            <w:szCs w:val="24"/>
            <w:rtl/>
          </w:rPr>
          <w:t xml:space="preserve"> </w:t>
        </w:r>
      </w:ins>
      <w:r w:rsidR="005E4133" w:rsidRPr="0010439D">
        <w:rPr>
          <w:rFonts w:asciiTheme="majorBidi" w:hAnsiTheme="majorBidi" w:cstheme="majorBidi"/>
          <w:sz w:val="24"/>
          <w:szCs w:val="24"/>
        </w:rPr>
        <w:t>municipalities</w:t>
      </w:r>
      <w:ins w:id="46" w:author="Nina Garmash" w:date="2026-05-16T23:45:00Z" w16du:dateUtc="2026-05-16T20:45:00Z">
        <w:r w:rsidR="00903DCC">
          <w:rPr>
            <w:rFonts w:asciiTheme="majorBidi" w:hAnsiTheme="majorBidi" w:cstheme="majorBidi"/>
            <w:sz w:val="24"/>
            <w:szCs w:val="24"/>
          </w:rPr>
          <w:t xml:space="preserve">, </w:t>
        </w:r>
      </w:ins>
      <w:del w:id="47" w:author="Nina Garmash" w:date="2026-05-16T23:45:00Z" w16du:dateUtc="2026-05-16T20:45:00Z">
        <w:r w:rsidR="005E4133" w:rsidRPr="0010439D" w:rsidDel="00903DCC">
          <w:rPr>
            <w:rFonts w:asciiTheme="majorBidi" w:hAnsiTheme="majorBidi" w:cstheme="majorBidi"/>
            <w:sz w:val="24"/>
            <w:szCs w:val="24"/>
          </w:rPr>
          <w:delText xml:space="preserve"> </w:delText>
        </w:r>
      </w:del>
      <w:ins w:id="48" w:author="Nina Garmash" w:date="2026-05-16T22:32:00Z" w16du:dateUtc="2026-05-16T19:32:00Z">
        <w:r w:rsidR="005B2B69" w:rsidRPr="00EC0183">
          <w:rPr>
            <w:rFonts w:asciiTheme="majorBidi" w:hAnsiTheme="majorBidi" w:cstheme="majorBidi"/>
            <w:sz w:val="24"/>
            <w:szCs w:val="24"/>
          </w:rPr>
          <w:t>relevant government ministries</w:t>
        </w:r>
      </w:ins>
      <w:ins w:id="49" w:author="Nina Garmash" w:date="2026-05-16T23:45:00Z" w16du:dateUtc="2026-05-16T20:45:00Z">
        <w:r w:rsidR="00831F84">
          <w:rPr>
            <w:rFonts w:asciiTheme="majorBidi" w:hAnsiTheme="majorBidi" w:cstheme="majorBidi"/>
            <w:sz w:val="24"/>
            <w:szCs w:val="24"/>
          </w:rPr>
          <w:t>,</w:t>
        </w:r>
      </w:ins>
      <w:ins w:id="50" w:author="Nina Garmash" w:date="2026-05-16T22:32:00Z" w16du:dateUtc="2026-05-16T19:32:00Z">
        <w:r w:rsidR="005B2B69" w:rsidRPr="00EC0183">
          <w:rPr>
            <w:rFonts w:asciiTheme="majorBidi" w:hAnsiTheme="majorBidi" w:cstheme="majorBidi"/>
            <w:sz w:val="24"/>
            <w:szCs w:val="24"/>
          </w:rPr>
          <w:t xml:space="preserve"> </w:t>
        </w:r>
      </w:ins>
      <w:r w:rsidR="005E4133" w:rsidRPr="0010439D">
        <w:rPr>
          <w:rFonts w:asciiTheme="majorBidi" w:hAnsiTheme="majorBidi" w:cstheme="majorBidi"/>
          <w:sz w:val="24"/>
          <w:szCs w:val="24"/>
        </w:rPr>
        <w:t xml:space="preserve">and </w:t>
      </w:r>
      <w:del w:id="51" w:author="Nina Garmash" w:date="2026-05-16T22:32:00Z" w16du:dateUtc="2026-05-16T19:32:00Z">
        <w:r w:rsidR="005E4133" w:rsidRPr="0010439D" w:rsidDel="005B2B69">
          <w:rPr>
            <w:rFonts w:asciiTheme="majorBidi" w:hAnsiTheme="majorBidi" w:cstheme="majorBidi"/>
            <w:sz w:val="24"/>
            <w:szCs w:val="24"/>
          </w:rPr>
          <w:delText xml:space="preserve">relevant </w:delText>
        </w:r>
      </w:del>
      <w:r w:rsidR="005E4133" w:rsidRPr="0010439D">
        <w:rPr>
          <w:rFonts w:asciiTheme="majorBidi" w:hAnsiTheme="majorBidi" w:cstheme="majorBidi"/>
          <w:sz w:val="24"/>
          <w:szCs w:val="24"/>
        </w:rPr>
        <w:t>national decision-makers</w:t>
      </w:r>
      <w:r w:rsidR="00564206">
        <w:rPr>
          <w:rFonts w:asciiTheme="majorBidi" w:hAnsiTheme="majorBidi" w:cstheme="majorBidi"/>
          <w:sz w:val="24"/>
          <w:szCs w:val="24"/>
        </w:rPr>
        <w:t>.</w:t>
      </w:r>
      <w:ins w:id="52" w:author="Nina Garmash" w:date="2026-05-16T23:46:00Z" w16du:dateUtc="2026-05-16T20:46:00Z">
        <w:r w:rsidR="001542BC" w:rsidRPr="001542BC">
          <w:t xml:space="preserve"> </w:t>
        </w:r>
        <w:r w:rsidR="001542BC" w:rsidRPr="00EC5CA4">
          <w:t xml:space="preserve">These findings will be translated into a structured policy document. It will also present a set of key performance indicators (KPIs) for monitoring and evaluating the impact of ES safety interventions over time. </w:t>
        </w:r>
      </w:ins>
      <w:ins w:id="53" w:author="Nina Garmash" w:date="2026-05-16T23:47:00Z" w16du:dateUtc="2026-05-16T20:47:00Z">
        <w:r w:rsidR="005F345C" w:rsidRPr="00EC5CA4">
          <w:t>The following policy directions are expected:</w:t>
        </w:r>
      </w:ins>
    </w:p>
    <w:p w14:paraId="2B64D093" w14:textId="25210736" w:rsidR="00421ECB" w:rsidRPr="007B17A2" w:rsidRDefault="00153A16">
      <w:pPr>
        <w:bidi w:val="0"/>
        <w:spacing w:after="160" w:line="360" w:lineRule="auto"/>
        <w:rPr>
          <w:ins w:id="54" w:author="Nina Garmash" w:date="2026-05-16T23:44:00Z" w16du:dateUtc="2026-05-16T20:44:00Z"/>
          <w:rFonts w:asciiTheme="majorBidi" w:hAnsiTheme="majorBidi" w:cstheme="majorBidi"/>
          <w:sz w:val="24"/>
          <w:szCs w:val="24"/>
          <w:rPrChange w:id="55" w:author="Nina Garmash" w:date="2026-05-17T00:00:00Z" w16du:dateUtc="2026-05-16T21:00:00Z">
            <w:rPr>
              <w:ins w:id="56" w:author="Nina Garmash" w:date="2026-05-16T23:44:00Z" w16du:dateUtc="2026-05-16T20:44:00Z"/>
            </w:rPr>
          </w:rPrChange>
        </w:rPr>
        <w:pPrChange w:id="57" w:author="Nina Garmash" w:date="2026-05-17T00:01:00Z" w16du:dateUtc="2026-05-16T21:01:00Z">
          <w:pPr>
            <w:bidi w:val="0"/>
            <w:spacing w:after="160" w:line="259" w:lineRule="auto"/>
          </w:pPr>
        </w:pPrChange>
      </w:pPr>
      <w:r>
        <w:rPr>
          <w:rFonts w:asciiTheme="majorBidi" w:hAnsiTheme="majorBidi" w:cstheme="majorBidi"/>
          <w:sz w:val="24"/>
          <w:szCs w:val="24"/>
        </w:rPr>
        <w:t xml:space="preserve"> (1)</w:t>
      </w:r>
      <w:r w:rsidR="000A2045" w:rsidRPr="000A2045">
        <w:rPr>
          <w:rFonts w:asciiTheme="majorBidi" w:hAnsiTheme="majorBidi" w:cstheme="majorBidi"/>
          <w:sz w:val="24"/>
          <w:szCs w:val="24"/>
        </w:rPr>
        <w:t xml:space="preserve"> </w:t>
      </w:r>
      <w:del w:id="58" w:author="Nina Garmash" w:date="2026-05-16T23:48:00Z" w16du:dateUtc="2026-05-16T20:48:00Z">
        <w:r w:rsidR="000A2045" w:rsidRPr="000A2045" w:rsidDel="00FC0692">
          <w:rPr>
            <w:rFonts w:asciiTheme="majorBidi" w:hAnsiTheme="majorBidi" w:cstheme="majorBidi"/>
            <w:sz w:val="24"/>
            <w:szCs w:val="24"/>
          </w:rPr>
          <w:delText xml:space="preserve">it will propose </w:delText>
        </w:r>
      </w:del>
      <w:ins w:id="59" w:author="Nina Garmash" w:date="2026-05-16T23:49:00Z" w16du:dateUtc="2026-05-16T20:49:00Z">
        <w:r w:rsidR="007F5830">
          <w:t>A</w:t>
        </w:r>
      </w:ins>
      <w:del w:id="60" w:author="Nina Garmash" w:date="2026-05-16T23:49:00Z" w16du:dateUtc="2026-05-16T20:49:00Z">
        <w:r w:rsidR="008A4B77" w:rsidRPr="00537493" w:rsidDel="007F5830">
          <w:delText>a</w:delText>
        </w:r>
      </w:del>
      <w:r w:rsidR="008A4B77" w:rsidRPr="00537493">
        <w:t xml:space="preserve"> framework for distinguishing between high-volume and high-severity e-scooter crash patterns, </w:t>
      </w:r>
      <w:del w:id="61" w:author="Nina Garmash" w:date="2026-05-16T23:49:00Z" w16du:dateUtc="2026-05-16T20:49:00Z">
        <w:r w:rsidR="008A4B77" w:rsidRPr="00537493" w:rsidDel="00FF5846">
          <w:delText>in order</w:delText>
        </w:r>
      </w:del>
      <w:r w:rsidR="008A4B77" w:rsidRPr="00537493">
        <w:t xml:space="preserve"> to help decision-makers prioritize problems more effectively.</w:t>
      </w:r>
      <w:r>
        <w:t xml:space="preserve"> (2</w:t>
      </w:r>
      <w:r w:rsidR="005566E9">
        <w:t>)</w:t>
      </w:r>
      <w:del w:id="62" w:author="Nina Garmash" w:date="2026-05-16T22:42:00Z" w16du:dateUtc="2026-05-16T19:42:00Z">
        <w:r w:rsidR="005566E9" w:rsidDel="00B738F2">
          <w:delText xml:space="preserve"> </w:delText>
        </w:r>
      </w:del>
      <w:ins w:id="63" w:author="Nina Garmash" w:date="2026-05-16T22:02:00Z" w16du:dateUtc="2026-05-16T19:02:00Z">
        <w:r w:rsidR="005566E9" w:rsidRPr="000A2045">
          <w:rPr>
            <w:rFonts w:asciiTheme="majorBidi" w:hAnsiTheme="majorBidi" w:cstheme="majorBidi"/>
            <w:sz w:val="24"/>
            <w:szCs w:val="24"/>
          </w:rPr>
          <w:t>it</w:t>
        </w:r>
      </w:ins>
      <w:r w:rsidR="000A2045" w:rsidRPr="000A2045">
        <w:rPr>
          <w:rFonts w:asciiTheme="majorBidi" w:hAnsiTheme="majorBidi" w:cstheme="majorBidi"/>
          <w:sz w:val="24"/>
          <w:szCs w:val="24"/>
        </w:rPr>
        <w:t xml:space="preserve"> </w:t>
      </w:r>
      <w:del w:id="64" w:author="Nina Garmash" w:date="2026-05-16T23:49:00Z" w16du:dateUtc="2026-05-16T20:49:00Z">
        <w:r w:rsidR="000A2045" w:rsidRPr="000A2045" w:rsidDel="00FF5846">
          <w:rPr>
            <w:rFonts w:asciiTheme="majorBidi" w:hAnsiTheme="majorBidi" w:cstheme="majorBidi"/>
            <w:sz w:val="24"/>
            <w:szCs w:val="24"/>
          </w:rPr>
          <w:delText xml:space="preserve">will propose </w:delText>
        </w:r>
      </w:del>
      <w:ins w:id="65" w:author="Nina Garmash" w:date="2026-05-16T23:50:00Z" w16du:dateUtc="2026-05-16T20:50:00Z">
        <w:r w:rsidR="006B035D">
          <w:rPr>
            <w:rFonts w:asciiTheme="majorBidi" w:hAnsiTheme="majorBidi" w:cstheme="majorBidi"/>
            <w:sz w:val="24"/>
            <w:szCs w:val="24"/>
          </w:rPr>
          <w:t>A</w:t>
        </w:r>
      </w:ins>
      <w:del w:id="66" w:author="Nina Garmash" w:date="2026-05-16T23:49:00Z" w16du:dateUtc="2026-05-16T20:49:00Z">
        <w:r w:rsidR="000A2045" w:rsidRPr="000A2045" w:rsidDel="00FF5846">
          <w:rPr>
            <w:rFonts w:asciiTheme="majorBidi" w:hAnsiTheme="majorBidi" w:cstheme="majorBidi"/>
            <w:sz w:val="24"/>
            <w:szCs w:val="24"/>
          </w:rPr>
          <w:delText>a</w:delText>
        </w:r>
      </w:del>
      <w:r w:rsidR="000A2045" w:rsidRPr="000A2045">
        <w:rPr>
          <w:rFonts w:asciiTheme="majorBidi" w:hAnsiTheme="majorBidi" w:cstheme="majorBidi"/>
          <w:sz w:val="24"/>
          <w:szCs w:val="24"/>
        </w:rPr>
        <w:t xml:space="preserve"> place-</w:t>
      </w:r>
      <w:ins w:id="67" w:author="Nina Garmash" w:date="2026-05-16T22:12:00Z" w16du:dateUtc="2026-05-16T19:12:00Z">
        <w:r w:rsidR="006837AF" w:rsidRPr="006837AF">
          <w:rPr>
            <w:rFonts w:asciiTheme="majorBidi" w:hAnsiTheme="majorBidi" w:cstheme="majorBidi"/>
            <w:sz w:val="24"/>
            <w:szCs w:val="24"/>
            <w:rPrChange w:id="68" w:author="Nina Garmash" w:date="2026-05-16T22:12:00Z" w16du:dateUtc="2026-05-16T19:12:00Z">
              <w:rPr>
                <w:rFonts w:asciiTheme="majorBidi" w:hAnsiTheme="majorBidi" w:cstheme="majorBidi"/>
                <w:sz w:val="24"/>
                <w:szCs w:val="24"/>
                <w:lang w:val="ru-RU"/>
              </w:rPr>
            </w:rPrChange>
          </w:rPr>
          <w:t xml:space="preserve"> </w:t>
        </w:r>
      </w:ins>
      <w:r w:rsidR="003F7CCC">
        <w:rPr>
          <w:rFonts w:asciiTheme="majorBidi" w:hAnsiTheme="majorBidi" w:cstheme="majorBidi"/>
          <w:sz w:val="24"/>
          <w:szCs w:val="24"/>
        </w:rPr>
        <w:t xml:space="preserve">and </w:t>
      </w:r>
      <w:ins w:id="69" w:author="Nina Garmash" w:date="2026-05-16T20:03:00Z" w16du:dateUtc="2026-05-16T17:03:00Z">
        <w:r w:rsidR="00836788">
          <w:rPr>
            <w:rFonts w:asciiTheme="majorBidi" w:hAnsiTheme="majorBidi" w:cstheme="majorBidi"/>
            <w:sz w:val="24"/>
            <w:szCs w:val="24"/>
          </w:rPr>
          <w:t>time-based</w:t>
        </w:r>
      </w:ins>
      <w:r w:rsidR="000A2045" w:rsidRPr="000A2045">
        <w:rPr>
          <w:rFonts w:asciiTheme="majorBidi" w:hAnsiTheme="majorBidi" w:cstheme="majorBidi"/>
          <w:sz w:val="24"/>
          <w:szCs w:val="24"/>
        </w:rPr>
        <w:t xml:space="preserve"> prioritization framework</w:t>
      </w:r>
      <w:ins w:id="70" w:author="Nina Garmash" w:date="2026-05-16T22:42:00Z" w16du:dateUtc="2026-05-16T19:42:00Z">
        <w:r w:rsidR="00B738F2" w:rsidRPr="0052495E">
          <w:t>, supported by integrated evidence on crash patterns, infrastructure, exposure, and enforcement, to help decision-makers focus interventions where they are most needed</w:t>
        </w:r>
      </w:ins>
      <w:del w:id="71" w:author="Nina Garmash" w:date="2026-05-16T22:42:00Z" w16du:dateUtc="2026-05-16T19:42:00Z">
        <w:r w:rsidR="000A2045" w:rsidRPr="000A2045" w:rsidDel="009461A7">
          <w:rPr>
            <w:rFonts w:asciiTheme="majorBidi" w:hAnsiTheme="majorBidi" w:cstheme="majorBidi"/>
            <w:sz w:val="24"/>
            <w:szCs w:val="24"/>
          </w:rPr>
          <w:delText xml:space="preserve"> </w:delText>
        </w:r>
        <w:r w:rsidR="009C5D0E" w:rsidRPr="00537493" w:rsidDel="009461A7">
          <w:delText xml:space="preserve"> that can focus policy attention by location and, where relevant, by time.</w:delText>
        </w:r>
      </w:del>
      <w:r w:rsidR="003F7CCC">
        <w:t xml:space="preserve"> (3</w:t>
      </w:r>
      <w:r w:rsidR="005566E9">
        <w:t xml:space="preserve">) </w:t>
      </w:r>
      <w:ins w:id="72" w:author="Nina Garmash" w:date="2026-05-16T23:51:00Z" w16du:dateUtc="2026-05-16T20:51:00Z">
        <w:r w:rsidR="00CA0476" w:rsidRPr="00EC5CA4">
          <w:t>Recommendations for infrastructure treatment, including intersections, road geometry, bicycle-path continuity, lighting, and surface conditions associated with severe outcomes.</w:t>
        </w:r>
      </w:ins>
      <w:r w:rsidR="003224E1">
        <w:rPr>
          <w:rFonts w:asciiTheme="majorBidi" w:hAnsiTheme="majorBidi" w:cstheme="majorBidi"/>
          <w:sz w:val="24"/>
          <w:szCs w:val="24"/>
        </w:rPr>
        <w:t xml:space="preserve"> (4)</w:t>
      </w:r>
      <w:r w:rsidR="000A2045" w:rsidRPr="000A2045">
        <w:rPr>
          <w:rFonts w:asciiTheme="majorBidi" w:hAnsiTheme="majorBidi" w:cstheme="majorBidi"/>
          <w:sz w:val="24"/>
          <w:szCs w:val="24"/>
        </w:rPr>
        <w:t xml:space="preserve"> </w:t>
      </w:r>
      <w:ins w:id="73" w:author="Nina Garmash" w:date="2026-05-16T23:55:00Z" w16du:dateUtc="2026-05-16T20:55:00Z">
        <w:r w:rsidR="008D69A1" w:rsidRPr="00EC5CA4">
          <w:t xml:space="preserve">Differentiated enforcement and operational recommendations </w:t>
        </w:r>
      </w:ins>
      <w:del w:id="74" w:author="Nina Garmash" w:date="2026-05-16T23:57:00Z" w16du:dateUtc="2026-05-16T20:57:00Z">
        <w:r w:rsidR="000A2045" w:rsidRPr="000A2045" w:rsidDel="009B3B04">
          <w:rPr>
            <w:rFonts w:asciiTheme="majorBidi" w:hAnsiTheme="majorBidi" w:cstheme="majorBidi"/>
            <w:sz w:val="24"/>
            <w:szCs w:val="24"/>
          </w:rPr>
          <w:delText xml:space="preserve">it will recommend differentiated </w:delText>
        </w:r>
        <w:commentRangeStart w:id="75"/>
        <w:r w:rsidR="000A2045" w:rsidRPr="000A2045" w:rsidDel="009B3B04">
          <w:rPr>
            <w:rFonts w:asciiTheme="majorBidi" w:hAnsiTheme="majorBidi" w:cstheme="majorBidi"/>
            <w:sz w:val="24"/>
            <w:szCs w:val="24"/>
          </w:rPr>
          <w:delText xml:space="preserve">responses </w:delText>
        </w:r>
        <w:commentRangeEnd w:id="75"/>
        <w:r w:rsidR="0052495E" w:rsidRPr="000A2045" w:rsidDel="009B3B04">
          <w:rPr>
            <w:rStyle w:val="CommentReference"/>
            <w:rFonts w:asciiTheme="majorBidi" w:hAnsiTheme="majorBidi" w:cstheme="majorBidi"/>
            <w:sz w:val="24"/>
            <w:szCs w:val="24"/>
          </w:rPr>
          <w:commentReference w:id="75"/>
        </w:r>
      </w:del>
      <w:r w:rsidR="000A2045" w:rsidRPr="000A2045">
        <w:rPr>
          <w:rFonts w:asciiTheme="majorBidi" w:hAnsiTheme="majorBidi" w:cstheme="majorBidi"/>
          <w:sz w:val="24"/>
          <w:szCs w:val="24"/>
        </w:rPr>
        <w:t>for high-risk user groups and crash configurations, including minors, pedestrians, tandem riders, passengers, and selected motor-vehicle interactions.</w:t>
      </w:r>
    </w:p>
    <w:p w14:paraId="1175C041" w14:textId="793E14AF" w:rsidR="00BB701D" w:rsidRDefault="000A2045" w:rsidP="00D876EF">
      <w:pPr>
        <w:bidi w:val="0"/>
        <w:spacing w:line="360" w:lineRule="auto"/>
        <w:rPr>
          <w:rFonts w:asciiTheme="majorBidi" w:hAnsiTheme="majorBidi" w:cstheme="majorBidi"/>
          <w:sz w:val="24"/>
          <w:szCs w:val="24"/>
          <w:rtl/>
        </w:rPr>
      </w:pPr>
      <w:r w:rsidRPr="000A2045">
        <w:rPr>
          <w:rFonts w:asciiTheme="majorBidi" w:hAnsiTheme="majorBidi" w:cstheme="majorBidi"/>
          <w:sz w:val="24"/>
          <w:szCs w:val="24"/>
        </w:rPr>
        <w:t xml:space="preserve"> </w:t>
      </w:r>
      <w:r w:rsidR="004519BC">
        <w:rPr>
          <w:rFonts w:asciiTheme="majorBidi" w:hAnsiTheme="majorBidi" w:cstheme="majorBidi"/>
          <w:sz w:val="24"/>
          <w:szCs w:val="24"/>
        </w:rPr>
        <w:t>(5</w:t>
      </w:r>
      <w:r w:rsidR="003E01C4">
        <w:rPr>
          <w:rFonts w:asciiTheme="majorBidi" w:hAnsiTheme="majorBidi" w:cstheme="majorBidi"/>
          <w:sz w:val="24"/>
          <w:szCs w:val="24"/>
        </w:rPr>
        <w:t>)</w:t>
      </w:r>
      <w:ins w:id="76" w:author="Nina Garmash" w:date="2026-05-16T22:03:00Z" w16du:dateUtc="2026-05-16T19:03:00Z">
        <w:r w:rsidR="003E01C4">
          <w:rPr>
            <w:rFonts w:asciiTheme="majorBidi" w:hAnsiTheme="majorBidi" w:cstheme="majorBidi"/>
            <w:sz w:val="24"/>
            <w:szCs w:val="24"/>
          </w:rPr>
          <w:t xml:space="preserve"> </w:t>
        </w:r>
      </w:ins>
      <w:commentRangeStart w:id="77"/>
      <w:ins w:id="78" w:author="Nina Garmash" w:date="2026-05-16T23:59:00Z" w16du:dateUtc="2026-05-16T20:59:00Z">
        <w:r w:rsidR="0096742B">
          <w:rPr>
            <w:rFonts w:asciiTheme="majorBidi" w:hAnsiTheme="majorBidi" w:cstheme="majorBidi"/>
            <w:sz w:val="24"/>
            <w:szCs w:val="24"/>
          </w:rPr>
          <w:t>A</w:t>
        </w:r>
      </w:ins>
      <w:r w:rsidRPr="000A2045">
        <w:rPr>
          <w:rFonts w:asciiTheme="majorBidi" w:hAnsiTheme="majorBidi" w:cstheme="majorBidi"/>
          <w:sz w:val="24"/>
          <w:szCs w:val="24"/>
        </w:rPr>
        <w:t xml:space="preserve"> transfer model for other Israeli cities</w:t>
      </w:r>
      <w:r w:rsidR="007C219D" w:rsidRPr="00537493">
        <w:t>, including guidance on data collection priorities, relevant technologies, and analytical tools that can support local adaptation.</w:t>
      </w:r>
      <w:ins w:id="79" w:author="Mali Sher" w:date="2026-05-16T19:08:00Z" w16du:dateUtc="2026-05-16T16:08:00Z">
        <w:r w:rsidR="006844EB">
          <w:t xml:space="preserve"> </w:t>
        </w:r>
      </w:ins>
      <w:r w:rsidRPr="000A2045">
        <w:rPr>
          <w:rFonts w:asciiTheme="majorBidi" w:hAnsiTheme="majorBidi" w:cstheme="majorBidi"/>
          <w:sz w:val="24"/>
          <w:szCs w:val="24"/>
        </w:rPr>
        <w:t xml:space="preserve">Overall, the paper will translate a mature empirical research base into a practical policy framework for a growing urban safety challenge in Israel. </w:t>
      </w:r>
      <w:commentRangeEnd w:id="77"/>
      <w:r w:rsidR="00235A0B">
        <w:rPr>
          <w:rStyle w:val="CommentReference"/>
          <w:rFonts w:asciiTheme="majorBidi" w:hAnsiTheme="majorBidi" w:cstheme="majorBidi"/>
          <w:sz w:val="24"/>
          <w:szCs w:val="24"/>
          <w:rtl/>
        </w:rPr>
        <w:commentReference w:id="77"/>
      </w:r>
    </w:p>
    <w:p w14:paraId="789A9113" w14:textId="77777777" w:rsidR="00B850C1" w:rsidRPr="00241A3C" w:rsidDel="00384B87" w:rsidRDefault="000A2045">
      <w:pPr>
        <w:bidi w:val="0"/>
        <w:spacing w:after="160" w:line="360" w:lineRule="auto"/>
        <w:rPr>
          <w:ins w:id="80" w:author="Mali Sher" w:date="2026-05-16T18:42:00Z" w16du:dateUtc="2026-05-16T15:42:00Z"/>
          <w:del w:id="81" w:author="Nina Garmash" w:date="2026-05-17T00:10:00Z" w16du:dateUtc="2026-05-16T21:10:00Z"/>
          <w:rFonts w:asciiTheme="majorBidi" w:hAnsiTheme="majorBidi" w:cstheme="majorBidi"/>
          <w:b/>
          <w:bCs/>
          <w:sz w:val="24"/>
          <w:szCs w:val="24"/>
          <w:u w:val="single"/>
          <w:rPrChange w:id="82" w:author="Nina Garmash" w:date="2026-05-17T00:28:00Z" w16du:dateUtc="2026-05-16T21:28:00Z">
            <w:rPr>
              <w:ins w:id="83" w:author="Mali Sher" w:date="2026-05-16T18:42:00Z" w16du:dateUtc="2026-05-16T15:42:00Z"/>
              <w:del w:id="84" w:author="Nina Garmash" w:date="2026-05-17T00:10:00Z" w16du:dateUtc="2026-05-16T21:10:00Z"/>
              <w:rFonts w:asciiTheme="majorBidi" w:hAnsiTheme="majorBidi" w:cstheme="majorBidi"/>
              <w:b/>
              <w:bCs/>
              <w:sz w:val="24"/>
              <w:szCs w:val="24"/>
            </w:rPr>
          </w:rPrChange>
        </w:rPr>
        <w:pPrChange w:id="85" w:author="Nina Garmash" w:date="2026-05-17T00:27:00Z" w16du:dateUtc="2026-05-16T21:27:00Z">
          <w:pPr>
            <w:numPr>
              <w:numId w:val="1"/>
            </w:numPr>
            <w:tabs>
              <w:tab w:val="num" w:pos="360"/>
            </w:tabs>
            <w:bidi w:val="0"/>
            <w:spacing w:line="360" w:lineRule="auto"/>
            <w:ind w:left="360" w:hanging="360"/>
          </w:pPr>
        </w:pPrChange>
      </w:pPr>
      <w:r w:rsidRPr="00241A3C">
        <w:rPr>
          <w:rFonts w:asciiTheme="majorBidi" w:hAnsiTheme="majorBidi" w:cstheme="majorBidi"/>
          <w:b/>
          <w:bCs/>
          <w:sz w:val="24"/>
          <w:szCs w:val="24"/>
          <w:u w:val="single"/>
          <w:rPrChange w:id="86" w:author="Nina Garmash" w:date="2026-05-17T00:28:00Z" w16du:dateUtc="2026-05-16T21:28:00Z">
            <w:rPr>
              <w:rFonts w:asciiTheme="majorBidi" w:hAnsiTheme="majorBidi" w:cstheme="majorBidi"/>
              <w:b/>
              <w:bCs/>
              <w:sz w:val="24"/>
              <w:szCs w:val="24"/>
            </w:rPr>
          </w:rPrChange>
        </w:rPr>
        <w:lastRenderedPageBreak/>
        <w:t>Selected references</w:t>
      </w:r>
    </w:p>
    <w:p w14:paraId="493A5B8C" w14:textId="77777777" w:rsidR="00241A3C" w:rsidRDefault="00241A3C" w:rsidP="00241A3C">
      <w:pPr>
        <w:bidi w:val="0"/>
        <w:spacing w:line="360" w:lineRule="auto"/>
        <w:rPr>
          <w:lang w:val="ru-RU"/>
        </w:rPr>
      </w:pPr>
    </w:p>
    <w:p w14:paraId="7143DBFC" w14:textId="77777777" w:rsidR="00030659" w:rsidRPr="00030659" w:rsidRDefault="00030659" w:rsidP="00030659">
      <w:pPr>
        <w:numPr>
          <w:ilvl w:val="0"/>
          <w:numId w:val="3"/>
        </w:numPr>
        <w:bidi w:val="0"/>
        <w:spacing w:line="360" w:lineRule="auto"/>
        <w:rPr>
          <w:ins w:id="87" w:author="Nina Garmash" w:date="2026-05-17T00:09:00Z"/>
        </w:rPr>
      </w:pPr>
      <w:ins w:id="88" w:author="Nina Garmash" w:date="2026-05-17T00:09:00Z">
        <w:r w:rsidRPr="00030659">
          <w:t xml:space="preserve">International Transport Forum. (2024). Safer micromobility. OECD Publishing. </w:t>
        </w:r>
        <w:r w:rsidRPr="00030659">
          <w:fldChar w:fldCharType="begin"/>
        </w:r>
        <w:r w:rsidRPr="00030659">
          <w:instrText>HYPERLINK "https://doi.org/10.1787/0d2e0dd5-en" \t "_blank"</w:instrText>
        </w:r>
        <w:r w:rsidRPr="00030659">
          <w:fldChar w:fldCharType="separate"/>
        </w:r>
        <w:r w:rsidRPr="00030659">
          <w:rPr>
            <w:rStyle w:val="Hyperlink"/>
          </w:rPr>
          <w:t>https://doi.org/10.1787/0d2e0dd5-en</w:t>
        </w:r>
      </w:ins>
      <w:ins w:id="89" w:author="Nina Garmash" w:date="2026-05-17T00:09:00Z" w16du:dateUtc="2026-05-16T21:09:00Z">
        <w:r w:rsidRPr="00030659">
          <w:rPr>
            <w:lang w:val="ru-RU"/>
          </w:rPr>
          <w:fldChar w:fldCharType="end"/>
        </w:r>
      </w:ins>
    </w:p>
    <w:p w14:paraId="535B4F27" w14:textId="77777777" w:rsidR="00030659" w:rsidRPr="00030659" w:rsidRDefault="00030659" w:rsidP="00030659">
      <w:pPr>
        <w:numPr>
          <w:ilvl w:val="0"/>
          <w:numId w:val="3"/>
        </w:numPr>
        <w:bidi w:val="0"/>
        <w:spacing w:line="360" w:lineRule="auto"/>
        <w:rPr>
          <w:ins w:id="90" w:author="Nina Garmash" w:date="2026-05-17T00:09:00Z"/>
        </w:rPr>
      </w:pPr>
      <w:ins w:id="91" w:author="Nina Garmash" w:date="2026-05-17T00:09:00Z">
        <w:r w:rsidRPr="00030659">
          <w:t xml:space="preserve">International Transport Forum. (2020). Safe micromobility. OECD Publishing. </w:t>
        </w:r>
        <w:r w:rsidRPr="00030659">
          <w:fldChar w:fldCharType="begin"/>
        </w:r>
        <w:r w:rsidRPr="00030659">
          <w:instrText>HYPERLINK "https://doi.org/10.1787/0b98fac1-en" \t "_blank"</w:instrText>
        </w:r>
        <w:r w:rsidRPr="00030659">
          <w:fldChar w:fldCharType="separate"/>
        </w:r>
        <w:r w:rsidRPr="00030659">
          <w:rPr>
            <w:rStyle w:val="Hyperlink"/>
          </w:rPr>
          <w:t>https://doi.org/10.1787/0b98fac1-en</w:t>
        </w:r>
      </w:ins>
      <w:ins w:id="92" w:author="Nina Garmash" w:date="2026-05-17T00:09:00Z" w16du:dateUtc="2026-05-16T21:09:00Z">
        <w:r w:rsidRPr="00030659">
          <w:rPr>
            <w:lang w:val="ru-RU"/>
          </w:rPr>
          <w:fldChar w:fldCharType="end"/>
        </w:r>
      </w:ins>
    </w:p>
    <w:p w14:paraId="70F867B4" w14:textId="77777777" w:rsidR="00030659" w:rsidRPr="00030659" w:rsidRDefault="00030659" w:rsidP="00030659">
      <w:pPr>
        <w:numPr>
          <w:ilvl w:val="0"/>
          <w:numId w:val="3"/>
        </w:numPr>
        <w:bidi w:val="0"/>
        <w:spacing w:line="360" w:lineRule="auto"/>
        <w:rPr>
          <w:ins w:id="93" w:author="Nina Garmash" w:date="2026-05-17T00:09:00Z"/>
        </w:rPr>
      </w:pPr>
      <w:ins w:id="94" w:author="Nina Garmash" w:date="2026-05-17T00:09:00Z">
        <w:r w:rsidRPr="00030659">
          <w:t xml:space="preserve">Cicchino, J. B., Kulie, P. E., &amp; McCarthy, M. L. (2021). Severity of e-scooter rider injuries associated with trip characteristics. </w:t>
        </w:r>
        <w:r w:rsidRPr="00030659">
          <w:rPr>
            <w:i/>
            <w:iCs/>
          </w:rPr>
          <w:t>Journal of Safety Research</w:t>
        </w:r>
        <w:r w:rsidRPr="00030659">
          <w:t xml:space="preserve">, 76, 256–261. </w:t>
        </w:r>
        <w:r w:rsidRPr="00030659">
          <w:fldChar w:fldCharType="begin"/>
        </w:r>
        <w:r w:rsidRPr="00030659">
          <w:instrText>HYPERLINK "https://doi.org/10.1016/j.jsr.2020.12.016" \t "_blank"</w:instrText>
        </w:r>
        <w:r w:rsidRPr="00030659">
          <w:fldChar w:fldCharType="separate"/>
        </w:r>
        <w:r w:rsidRPr="00030659">
          <w:rPr>
            <w:rStyle w:val="Hyperlink"/>
          </w:rPr>
          <w:t>https://doi.org/10.1016/j.jsr.2020.12.016</w:t>
        </w:r>
      </w:ins>
      <w:ins w:id="95" w:author="Nina Garmash" w:date="2026-05-17T00:09:00Z" w16du:dateUtc="2026-05-16T21:09:00Z">
        <w:r w:rsidRPr="00030659">
          <w:rPr>
            <w:lang w:val="ru-RU"/>
          </w:rPr>
          <w:fldChar w:fldCharType="end"/>
        </w:r>
      </w:ins>
    </w:p>
    <w:p w14:paraId="04AF4ABF" w14:textId="77777777" w:rsidR="00030659" w:rsidRPr="00030659" w:rsidRDefault="00030659" w:rsidP="00030659">
      <w:pPr>
        <w:numPr>
          <w:ilvl w:val="0"/>
          <w:numId w:val="3"/>
        </w:numPr>
        <w:bidi w:val="0"/>
        <w:spacing w:line="360" w:lineRule="auto"/>
        <w:rPr>
          <w:ins w:id="96" w:author="Nina Garmash" w:date="2026-05-17T00:09:00Z"/>
        </w:rPr>
      </w:pPr>
      <w:ins w:id="97" w:author="Nina Garmash" w:date="2026-05-17T00:09:00Z">
        <w:r w:rsidRPr="00030659">
          <w:t xml:space="preserve">Niemann, M., Braun, K. F., Otto, E., Tiefenbrunner, M., Wuster, J., Stockle, U., Ahmad, S. S., Mardian, S., &amp; Graef, F. (2023). Dangers of e-mobility: A systematic review and meta-analysis of sustained injury patterns and injury severity. </w:t>
        </w:r>
        <w:r w:rsidRPr="00030659">
          <w:rPr>
            <w:i/>
            <w:iCs/>
          </w:rPr>
          <w:t>Safety Science</w:t>
        </w:r>
        <w:r w:rsidRPr="00030659">
          <w:t xml:space="preserve">, 167, 106283. </w:t>
        </w:r>
        <w:r w:rsidRPr="00030659">
          <w:fldChar w:fldCharType="begin"/>
        </w:r>
        <w:r w:rsidRPr="00030659">
          <w:instrText>HYPERLINK "https://doi.org/10.1016/j.ssci.2023.106283" \t "_blank"</w:instrText>
        </w:r>
        <w:r w:rsidRPr="00030659">
          <w:fldChar w:fldCharType="separate"/>
        </w:r>
        <w:r w:rsidRPr="00030659">
          <w:rPr>
            <w:rStyle w:val="Hyperlink"/>
          </w:rPr>
          <w:t>https://doi.org/10.1016/j.ssci.2023.106283</w:t>
        </w:r>
      </w:ins>
      <w:ins w:id="98" w:author="Nina Garmash" w:date="2026-05-17T00:09:00Z" w16du:dateUtc="2026-05-16T21:09:00Z">
        <w:r w:rsidRPr="00030659">
          <w:rPr>
            <w:lang w:val="ru-RU"/>
          </w:rPr>
          <w:fldChar w:fldCharType="end"/>
        </w:r>
      </w:ins>
    </w:p>
    <w:p w14:paraId="53D339A8" w14:textId="77777777" w:rsidR="00030659" w:rsidRPr="00030659" w:rsidRDefault="00030659" w:rsidP="00030659">
      <w:pPr>
        <w:numPr>
          <w:ilvl w:val="0"/>
          <w:numId w:val="3"/>
        </w:numPr>
        <w:bidi w:val="0"/>
        <w:spacing w:line="360" w:lineRule="auto"/>
        <w:rPr>
          <w:ins w:id="99" w:author="Nina Garmash" w:date="2026-05-17T00:09:00Z"/>
        </w:rPr>
      </w:pPr>
      <w:ins w:id="100" w:author="Nina Garmash" w:date="2026-05-17T00:09:00Z">
        <w:r w:rsidRPr="00030659">
          <w:t xml:space="preserve">Janikian, G., Caird, J., Hagel, B., &amp; Reay, G. (2024). A scoping review of e-scooter safety: Delightful urban slalom or injury epidemic? </w:t>
        </w:r>
        <w:r w:rsidRPr="00030659">
          <w:rPr>
            <w:i/>
            <w:iCs/>
          </w:rPr>
          <w:t>Transportation Research Part F</w:t>
        </w:r>
        <w:r w:rsidRPr="00030659">
          <w:t xml:space="preserve">. </w:t>
        </w:r>
        <w:r w:rsidRPr="00030659">
          <w:fldChar w:fldCharType="begin"/>
        </w:r>
        <w:r w:rsidRPr="00030659">
          <w:instrText>HYPERLINK "https://doi.org/10.1016/j.trf.2023.12.015" \t "_blank"</w:instrText>
        </w:r>
        <w:r w:rsidRPr="00030659">
          <w:fldChar w:fldCharType="separate"/>
        </w:r>
        <w:r w:rsidRPr="00030659">
          <w:rPr>
            <w:rStyle w:val="Hyperlink"/>
          </w:rPr>
          <w:t>https://doi.org/10.1016/j.trf.2023.12.015</w:t>
        </w:r>
      </w:ins>
      <w:ins w:id="101" w:author="Nina Garmash" w:date="2026-05-17T00:09:00Z" w16du:dateUtc="2026-05-16T21:09:00Z">
        <w:r w:rsidRPr="00030659">
          <w:rPr>
            <w:lang w:val="ru-RU"/>
          </w:rPr>
          <w:fldChar w:fldCharType="end"/>
        </w:r>
      </w:ins>
    </w:p>
    <w:p w14:paraId="6957CBAE" w14:textId="77777777" w:rsidR="00030659" w:rsidRPr="00030659" w:rsidRDefault="00030659" w:rsidP="00030659">
      <w:pPr>
        <w:numPr>
          <w:ilvl w:val="0"/>
          <w:numId w:val="3"/>
        </w:numPr>
        <w:bidi w:val="0"/>
        <w:spacing w:line="360" w:lineRule="auto"/>
        <w:rPr>
          <w:ins w:id="102" w:author="Nina Garmash" w:date="2026-05-17T00:09:00Z"/>
        </w:rPr>
      </w:pPr>
      <w:ins w:id="103" w:author="Nina Garmash" w:date="2026-05-17T00:09:00Z">
        <w:r w:rsidRPr="00030659">
          <w:t xml:space="preserve">Kumar, S., Lee, P., Zagales, R., Yates, Z., Haddadi, M., Strouse, J., Zito, T., &amp; Elkbuli, A. (2024). A comprehensive review of current trends in e-scooter associated injuries, outcomes, and effective interventions. </w:t>
        </w:r>
        <w:r w:rsidRPr="00030659">
          <w:rPr>
            <w:i/>
            <w:iCs/>
          </w:rPr>
          <w:t>Injury</w:t>
        </w:r>
        <w:r w:rsidRPr="00030659">
          <w:t xml:space="preserve">, 55(12), 111967. </w:t>
        </w:r>
        <w:r w:rsidRPr="00030659">
          <w:fldChar w:fldCharType="begin"/>
        </w:r>
        <w:r w:rsidRPr="00030659">
          <w:instrText>HYPERLINK "https://doi.org/10.1016/j.injury.2024.111967" \t "_blank"</w:instrText>
        </w:r>
        <w:r w:rsidRPr="00030659">
          <w:fldChar w:fldCharType="separate"/>
        </w:r>
        <w:r w:rsidRPr="00030659">
          <w:rPr>
            <w:rStyle w:val="Hyperlink"/>
          </w:rPr>
          <w:t>https://doi.org/10.1016/j.injury.2024.111967</w:t>
        </w:r>
      </w:ins>
      <w:ins w:id="104" w:author="Nina Garmash" w:date="2026-05-17T00:09:00Z" w16du:dateUtc="2026-05-16T21:09:00Z">
        <w:r w:rsidRPr="00030659">
          <w:rPr>
            <w:lang w:val="ru-RU"/>
          </w:rPr>
          <w:fldChar w:fldCharType="end"/>
        </w:r>
      </w:ins>
    </w:p>
    <w:p w14:paraId="682DB065" w14:textId="77777777" w:rsidR="00030659" w:rsidRPr="00030659" w:rsidRDefault="00030659" w:rsidP="00030659">
      <w:pPr>
        <w:numPr>
          <w:ilvl w:val="0"/>
          <w:numId w:val="3"/>
        </w:numPr>
        <w:bidi w:val="0"/>
        <w:spacing w:line="360" w:lineRule="auto"/>
        <w:rPr>
          <w:ins w:id="105" w:author="Nina Garmash" w:date="2026-05-17T00:09:00Z"/>
        </w:rPr>
      </w:pPr>
      <w:ins w:id="106" w:author="Nina Garmash" w:date="2026-05-17T00:09:00Z">
        <w:r w:rsidRPr="00030659">
          <w:t xml:space="preserve">Dibaj, S., Vosough, S., Kazemzadeh, K., O'Hern, S., &amp; Mladenovic, M. N. (2024). An exploration of e-scooter injuries and severity: Impact of restriction policies in Helsinki, Finland. </w:t>
        </w:r>
        <w:r w:rsidRPr="00030659">
          <w:rPr>
            <w:i/>
            <w:iCs/>
          </w:rPr>
          <w:t>Journal of Safety Research</w:t>
        </w:r>
        <w:r w:rsidRPr="00030659">
          <w:t xml:space="preserve">, 91, 271–282. </w:t>
        </w:r>
        <w:r w:rsidRPr="00030659">
          <w:fldChar w:fldCharType="begin"/>
        </w:r>
        <w:r w:rsidRPr="00030659">
          <w:instrText>HYPERLINK "https://doi.org/10.1016/j.jsr.2024.09.006" \t "_blank"</w:instrText>
        </w:r>
        <w:r w:rsidRPr="00030659">
          <w:fldChar w:fldCharType="separate"/>
        </w:r>
        <w:r w:rsidRPr="00030659">
          <w:rPr>
            <w:rStyle w:val="Hyperlink"/>
          </w:rPr>
          <w:t>https://doi.org/10.1016/j.jsr.2024.09.006</w:t>
        </w:r>
      </w:ins>
      <w:ins w:id="107" w:author="Nina Garmash" w:date="2026-05-17T00:09:00Z" w16du:dateUtc="2026-05-16T21:09:00Z">
        <w:r w:rsidRPr="00030659">
          <w:rPr>
            <w:lang w:val="ru-RU"/>
          </w:rPr>
          <w:fldChar w:fldCharType="end"/>
        </w:r>
      </w:ins>
    </w:p>
    <w:p w14:paraId="3BD4F8E5" w14:textId="77777777" w:rsidR="00030659" w:rsidRPr="00030659" w:rsidRDefault="00030659" w:rsidP="00030659">
      <w:pPr>
        <w:numPr>
          <w:ilvl w:val="0"/>
          <w:numId w:val="3"/>
        </w:numPr>
        <w:bidi w:val="0"/>
        <w:spacing w:line="360" w:lineRule="auto"/>
        <w:rPr>
          <w:ins w:id="108" w:author="Nina Garmash" w:date="2026-05-17T00:09:00Z"/>
        </w:rPr>
      </w:pPr>
      <w:ins w:id="109" w:author="Nina Garmash" w:date="2026-05-17T00:09:00Z">
        <w:r w:rsidRPr="00030659">
          <w:t xml:space="preserve">Zhang, Y., Nelson, J., &amp; Mulley, C. (2024). Learning from the evidence: Insights for regulating e-scooters. </w:t>
        </w:r>
        <w:r w:rsidRPr="00030659">
          <w:rPr>
            <w:i/>
            <w:iCs/>
          </w:rPr>
          <w:t>Transport Policy</w:t>
        </w:r>
        <w:r w:rsidRPr="00030659">
          <w:t xml:space="preserve">. </w:t>
        </w:r>
        <w:r w:rsidRPr="00030659">
          <w:fldChar w:fldCharType="begin"/>
        </w:r>
        <w:r w:rsidRPr="00030659">
          <w:instrText>HYPERLINK "https://doi.org/10.1016/j.tranpol.2024.04.001" \t "_blank"</w:instrText>
        </w:r>
        <w:r w:rsidRPr="00030659">
          <w:fldChar w:fldCharType="separate"/>
        </w:r>
        <w:r w:rsidRPr="00030659">
          <w:rPr>
            <w:rStyle w:val="Hyperlink"/>
          </w:rPr>
          <w:t>https://doi.org/10.1016/j.tranpol.2024.04.001</w:t>
        </w:r>
      </w:ins>
      <w:ins w:id="110" w:author="Nina Garmash" w:date="2026-05-17T00:09:00Z" w16du:dateUtc="2026-05-16T21:09:00Z">
        <w:r w:rsidRPr="00030659">
          <w:rPr>
            <w:lang w:val="ru-RU"/>
          </w:rPr>
          <w:fldChar w:fldCharType="end"/>
        </w:r>
      </w:ins>
    </w:p>
    <w:p w14:paraId="745D39BD" w14:textId="77777777" w:rsidR="00030659" w:rsidRPr="00030659" w:rsidRDefault="00030659" w:rsidP="00030659">
      <w:pPr>
        <w:numPr>
          <w:ilvl w:val="0"/>
          <w:numId w:val="3"/>
        </w:numPr>
        <w:bidi w:val="0"/>
        <w:spacing w:line="360" w:lineRule="auto"/>
        <w:rPr>
          <w:ins w:id="111" w:author="Nina Garmash" w:date="2026-05-17T00:09:00Z"/>
        </w:rPr>
      </w:pPr>
      <w:ins w:id="112" w:author="Nina Garmash" w:date="2026-05-17T00:09:00Z">
        <w:r w:rsidRPr="00030659">
          <w:t xml:space="preserve">Israel Central Bureau of Statistics. (2018). Public Use File (PUF): Road accidents with casualties, extended type, abbreviated downloadable file. </w:t>
        </w:r>
        <w:r w:rsidRPr="00030659">
          <w:fldChar w:fldCharType="begin"/>
        </w:r>
        <w:r w:rsidRPr="00030659">
          <w:instrText>HYPERLINK "https://www.cbs.gov.il/he/publications/DocLib1/2015/PUF/h20181331abstract.pdf" \t "_blank"</w:instrText>
        </w:r>
        <w:r w:rsidRPr="00030659">
          <w:fldChar w:fldCharType="separate"/>
        </w:r>
        <w:r w:rsidRPr="00030659">
          <w:rPr>
            <w:rStyle w:val="Hyperlink"/>
          </w:rPr>
          <w:t>https://www.cbs.gov.il/he/publications/DocLib1/2015/PUF/h20181331abstract.pdf</w:t>
        </w:r>
      </w:ins>
      <w:ins w:id="113" w:author="Nina Garmash" w:date="2026-05-17T00:09:00Z" w16du:dateUtc="2026-05-16T21:09:00Z">
        <w:r w:rsidRPr="00030659">
          <w:rPr>
            <w:lang w:val="ru-RU"/>
          </w:rPr>
          <w:fldChar w:fldCharType="end"/>
        </w:r>
      </w:ins>
    </w:p>
    <w:p w14:paraId="377CEB9E" w14:textId="77777777" w:rsidR="00030659" w:rsidRPr="00030659" w:rsidRDefault="00030659" w:rsidP="00030659">
      <w:pPr>
        <w:numPr>
          <w:ilvl w:val="0"/>
          <w:numId w:val="3"/>
        </w:numPr>
        <w:bidi w:val="0"/>
        <w:spacing w:line="360" w:lineRule="auto"/>
        <w:rPr>
          <w:ins w:id="114" w:author="Nina Garmash" w:date="2026-05-17T00:09:00Z"/>
        </w:rPr>
      </w:pPr>
      <w:ins w:id="115" w:author="Nina Garmash" w:date="2026-05-17T00:09:00Z">
        <w:r w:rsidRPr="00030659">
          <w:t xml:space="preserve">Arbel, S., Zrifin, E., Mahmoud, R., Mijiritsky, E., Groysman, L., Shuster, A., Rahima, H., Kleinman, S., Ianculovici, C., &amp; Peleg, O. (2022). Maxillofacial </w:t>
        </w:r>
        <w:r w:rsidRPr="00030659">
          <w:lastRenderedPageBreak/>
          <w:t xml:space="preserve">injuries sustained by riders of electric-powered bikes and electric-powered scooters. </w:t>
        </w:r>
        <w:r w:rsidRPr="00030659">
          <w:rPr>
            <w:i/>
            <w:iCs/>
          </w:rPr>
          <w:t>International Journal of Environmental Research and Public Health</w:t>
        </w:r>
        <w:r w:rsidRPr="00030659">
          <w:t xml:space="preserve">, 19(22), 15183. </w:t>
        </w:r>
        <w:r w:rsidRPr="00030659">
          <w:fldChar w:fldCharType="begin"/>
        </w:r>
        <w:r w:rsidRPr="00030659">
          <w:instrText>HYPERLINK "https://doi.org/10.3390/ijerph192215183" \t "_blank"</w:instrText>
        </w:r>
        <w:r w:rsidRPr="00030659">
          <w:fldChar w:fldCharType="separate"/>
        </w:r>
        <w:r w:rsidRPr="00030659">
          <w:rPr>
            <w:rStyle w:val="Hyperlink"/>
          </w:rPr>
          <w:t>https://doi.org/10.3390/ijerph192215183</w:t>
        </w:r>
      </w:ins>
      <w:ins w:id="116" w:author="Nina Garmash" w:date="2026-05-17T00:09:00Z" w16du:dateUtc="2026-05-16T21:09:00Z">
        <w:r w:rsidRPr="00030659">
          <w:rPr>
            <w:lang w:val="ru-RU"/>
          </w:rPr>
          <w:fldChar w:fldCharType="end"/>
        </w:r>
      </w:ins>
    </w:p>
    <w:p w14:paraId="4E67CBDD" w14:textId="77777777" w:rsidR="00030659" w:rsidRPr="00030659" w:rsidRDefault="00030659" w:rsidP="00030659">
      <w:pPr>
        <w:numPr>
          <w:ilvl w:val="0"/>
          <w:numId w:val="3"/>
        </w:numPr>
        <w:bidi w:val="0"/>
        <w:spacing w:line="360" w:lineRule="auto"/>
        <w:rPr>
          <w:ins w:id="117" w:author="Nina Garmash" w:date="2026-05-17T00:09:00Z"/>
        </w:rPr>
      </w:pPr>
      <w:ins w:id="118" w:author="Nina Garmash" w:date="2026-05-17T00:09:00Z">
        <w:r w:rsidRPr="00030659">
          <w:t xml:space="preserve">Hashavia, E., Shimonovich, S., Shopen, N., Finkelstein, A., &amp; Cohen, N. (2024). Secular trends in the incidence and severity of injuries sustained by riders of electric bikes and powered scooters. </w:t>
        </w:r>
        <w:r w:rsidRPr="00030659">
          <w:rPr>
            <w:i/>
            <w:iCs/>
          </w:rPr>
          <w:t>Injury</w:t>
        </w:r>
        <w:r w:rsidRPr="00030659">
          <w:t xml:space="preserve">, 55(5), 111293. </w:t>
        </w:r>
        <w:r w:rsidRPr="00030659">
          <w:fldChar w:fldCharType="begin"/>
        </w:r>
        <w:r w:rsidRPr="00030659">
          <w:instrText>HYPERLINK "https://doi.org/10.1016/j.injury.2024.111293" \t "_blank"</w:instrText>
        </w:r>
        <w:r w:rsidRPr="00030659">
          <w:fldChar w:fldCharType="separate"/>
        </w:r>
        <w:r w:rsidRPr="00030659">
          <w:rPr>
            <w:rStyle w:val="Hyperlink"/>
          </w:rPr>
          <w:t>https://doi.org/10.1016/j.injury.2024.111293</w:t>
        </w:r>
      </w:ins>
      <w:ins w:id="119" w:author="Nina Garmash" w:date="2026-05-17T00:09:00Z" w16du:dateUtc="2026-05-16T21:09:00Z">
        <w:r w:rsidRPr="00030659">
          <w:rPr>
            <w:lang w:val="ru-RU"/>
          </w:rPr>
          <w:fldChar w:fldCharType="end"/>
        </w:r>
      </w:ins>
    </w:p>
    <w:p w14:paraId="7F04B15A" w14:textId="77777777" w:rsidR="00030659" w:rsidRPr="00030659" w:rsidRDefault="00030659" w:rsidP="00030659">
      <w:pPr>
        <w:numPr>
          <w:ilvl w:val="0"/>
          <w:numId w:val="3"/>
        </w:numPr>
        <w:bidi w:val="0"/>
        <w:spacing w:line="360" w:lineRule="auto"/>
        <w:rPr>
          <w:ins w:id="120" w:author="Nina Garmash" w:date="2026-05-17T00:09:00Z"/>
        </w:rPr>
      </w:pPr>
      <w:ins w:id="121" w:author="Nina Garmash" w:date="2026-05-17T00:09:00Z">
        <w:r w:rsidRPr="00030659">
          <w:t xml:space="preserve">Sher, M. (2025). Studying e-scooters' safety based on spatially explicit knowledge of the urban road infrastructure and shared dockless e-scooters. ISTRC Research Report. </w:t>
        </w:r>
        <w:r w:rsidRPr="00030659">
          <w:fldChar w:fldCharType="begin"/>
        </w:r>
        <w:r w:rsidRPr="00030659">
          <w:instrText>HYPERLINK "https://istrc.net.technion.ac.il/files/2025/09/Mali-Sher-Research-Report-CFR-2023-2024.pdf" \t "_blank"</w:instrText>
        </w:r>
        <w:r w:rsidRPr="00030659">
          <w:fldChar w:fldCharType="separate"/>
        </w:r>
        <w:r w:rsidRPr="00030659">
          <w:rPr>
            <w:rStyle w:val="Hyperlink"/>
          </w:rPr>
          <w:t>https://istrc.net.technion.ac.il/files/2025/09/Mali-Sher-Research-Report-CFR-2023-2024.pdf</w:t>
        </w:r>
      </w:ins>
      <w:ins w:id="122" w:author="Nina Garmash" w:date="2026-05-17T00:09:00Z" w16du:dateUtc="2026-05-16T21:09:00Z">
        <w:r w:rsidRPr="00030659">
          <w:rPr>
            <w:lang w:val="ru-RU"/>
          </w:rPr>
          <w:fldChar w:fldCharType="end"/>
        </w:r>
      </w:ins>
    </w:p>
    <w:p w14:paraId="7214C241" w14:textId="77777777" w:rsidR="00030659" w:rsidRPr="00030659" w:rsidRDefault="00030659" w:rsidP="00030659">
      <w:pPr>
        <w:numPr>
          <w:ilvl w:val="0"/>
          <w:numId w:val="3"/>
        </w:numPr>
        <w:bidi w:val="0"/>
        <w:spacing w:line="360" w:lineRule="auto"/>
        <w:rPr>
          <w:ins w:id="123" w:author="Nina Garmash" w:date="2026-05-17T00:09:00Z"/>
        </w:rPr>
      </w:pPr>
      <w:ins w:id="124" w:author="Nina Garmash" w:date="2026-05-17T00:09:00Z">
        <w:r w:rsidRPr="00030659">
          <w:t>Sher, M., &amp; Garmash, N. (2026). From data to safer e-scooter rides: An open safety dashboard for Tel Aviv. ISTRC Annual Conference, Technion.</w:t>
        </w:r>
      </w:ins>
    </w:p>
    <w:p w14:paraId="50788E44" w14:textId="77777777" w:rsidR="00030659" w:rsidRPr="00030659" w:rsidRDefault="00030659">
      <w:pPr>
        <w:bidi w:val="0"/>
        <w:spacing w:line="360" w:lineRule="auto"/>
        <w:rPr>
          <w:lang w:val="ru-RU"/>
          <w:rPrChange w:id="125" w:author="Nina Garmash" w:date="2026-05-17T00:09:00Z" w16du:dateUtc="2026-05-16T21:09:00Z">
            <w:rPr/>
          </w:rPrChange>
        </w:rPr>
        <w:pPrChange w:id="126" w:author="Nina Garmash" w:date="2026-05-17T00:09:00Z" w16du:dateUtc="2026-05-16T21:09:00Z">
          <w:pPr/>
        </w:pPrChange>
      </w:pPr>
    </w:p>
    <w:sectPr w:rsidR="00030659" w:rsidRPr="00030659" w:rsidSect="001E04E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Mali Sher" w:date="2026-05-11T21:14:00Z" w:initials="MS">
    <w:p w14:paraId="34ACB216" w14:textId="77777777" w:rsidR="002C0B6B" w:rsidRDefault="002C0B6B" w:rsidP="002C0B6B">
      <w:pPr>
        <w:pStyle w:val="CommentText"/>
        <w:bidi w:val="0"/>
      </w:pPr>
      <w:r>
        <w:rPr>
          <w:rStyle w:val="CommentReference"/>
        </w:rPr>
        <w:annotationRef/>
      </w:r>
      <w:r>
        <w:rPr>
          <w:rFonts w:hint="cs"/>
          <w:rtl/>
        </w:rPr>
        <w:t>בעיה</w:t>
      </w:r>
      <w:r>
        <w:rPr>
          <w:rtl/>
        </w:rPr>
        <w:t xml:space="preserve"> </w:t>
      </w:r>
      <w:r>
        <w:rPr>
          <w:rFonts w:hint="cs"/>
          <w:rtl/>
        </w:rPr>
        <w:t>הנה</w:t>
      </w:r>
      <w:r>
        <w:rPr>
          <w:rtl/>
        </w:rPr>
        <w:t xml:space="preserve"> </w:t>
      </w:r>
      <w:r>
        <w:rPr>
          <w:rFonts w:hint="cs"/>
          <w:rtl/>
        </w:rPr>
        <w:t>עליה</w:t>
      </w:r>
      <w:r>
        <w:rPr>
          <w:rtl/>
        </w:rPr>
        <w:t xml:space="preserve"> </w:t>
      </w:r>
      <w:r>
        <w:rPr>
          <w:rFonts w:hint="cs"/>
          <w:rtl/>
        </w:rPr>
        <w:t>במספר</w:t>
      </w:r>
      <w:r>
        <w:rPr>
          <w:rtl/>
        </w:rPr>
        <w:t xml:space="preserve"> </w:t>
      </w:r>
      <w:r>
        <w:rPr>
          <w:rFonts w:hint="cs"/>
          <w:rtl/>
        </w:rPr>
        <w:t>תאונות</w:t>
      </w:r>
      <w:r>
        <w:rPr>
          <w:rtl/>
        </w:rPr>
        <w:t xml:space="preserve"> </w:t>
      </w:r>
      <w:r>
        <w:rPr>
          <w:rFonts w:hint="cs"/>
          <w:rtl/>
        </w:rPr>
        <w:t>הדרכים</w:t>
      </w:r>
      <w:r>
        <w:rPr>
          <w:rtl/>
        </w:rPr>
        <w:t xml:space="preserve"> </w:t>
      </w:r>
      <w:r>
        <w:rPr>
          <w:rFonts w:hint="cs"/>
          <w:rtl/>
        </w:rPr>
        <w:t>והחומרה</w:t>
      </w:r>
      <w:r>
        <w:rPr>
          <w:rtl/>
        </w:rPr>
        <w:t xml:space="preserve"> </w:t>
      </w:r>
      <w:r>
        <w:rPr>
          <w:rFonts w:hint="cs"/>
          <w:rtl/>
        </w:rPr>
        <w:t>במעורבות</w:t>
      </w:r>
      <w:r>
        <w:rPr>
          <w:rtl/>
        </w:rPr>
        <w:t xml:space="preserve"> </w:t>
      </w:r>
      <w:r>
        <w:rPr>
          <w:rFonts w:hint="cs"/>
          <w:rtl/>
        </w:rPr>
        <w:t>קורקינטים</w:t>
      </w:r>
      <w:r>
        <w:rPr>
          <w:rtl/>
        </w:rPr>
        <w:t xml:space="preserve"> </w:t>
      </w:r>
      <w:r>
        <w:rPr>
          <w:rFonts w:hint="cs"/>
          <w:rtl/>
        </w:rPr>
        <w:t>חשמליים</w:t>
      </w:r>
      <w:r>
        <w:rPr>
          <w:rtl/>
        </w:rPr>
        <w:t xml:space="preserve">. </w:t>
      </w:r>
      <w:r>
        <w:rPr>
          <w:rFonts w:hint="cs"/>
          <w:rtl/>
        </w:rPr>
        <w:t>כיום</w:t>
      </w:r>
      <w:r>
        <w:rPr>
          <w:rtl/>
        </w:rPr>
        <w:t xml:space="preserve"> </w:t>
      </w:r>
      <w:r>
        <w:rPr>
          <w:rFonts w:hint="cs"/>
          <w:rtl/>
        </w:rPr>
        <w:t>מספר</w:t>
      </w:r>
      <w:r>
        <w:rPr>
          <w:rtl/>
        </w:rPr>
        <w:t xml:space="preserve"> </w:t>
      </w:r>
      <w:r>
        <w:rPr>
          <w:rFonts w:hint="cs"/>
          <w:rtl/>
        </w:rPr>
        <w:t>פתרונות</w:t>
      </w:r>
      <w:r>
        <w:rPr>
          <w:rtl/>
        </w:rPr>
        <w:t xml:space="preserve"> </w:t>
      </w:r>
      <w:r>
        <w:rPr>
          <w:rFonts w:hint="cs"/>
          <w:rtl/>
        </w:rPr>
        <w:t>ניתנו</w:t>
      </w:r>
      <w:r>
        <w:rPr>
          <w:rtl/>
        </w:rPr>
        <w:t xml:space="preserve"> </w:t>
      </w:r>
      <w:r>
        <w:rPr>
          <w:rFonts w:hint="cs"/>
          <w:rtl/>
        </w:rPr>
        <w:t>לכך</w:t>
      </w:r>
      <w:r>
        <w:rPr>
          <w:rtl/>
        </w:rPr>
        <w:t xml:space="preserve">: </w:t>
      </w:r>
      <w:r>
        <w:rPr>
          <w:rFonts w:hint="cs"/>
          <w:rtl/>
        </w:rPr>
        <w:t>תשתית</w:t>
      </w:r>
      <w:r>
        <w:rPr>
          <w:rtl/>
        </w:rPr>
        <w:t xml:space="preserve">, </w:t>
      </w:r>
      <w:r>
        <w:rPr>
          <w:rFonts w:hint="cs"/>
          <w:rtl/>
        </w:rPr>
        <w:t>אכיפה</w:t>
      </w:r>
      <w:r>
        <w:rPr>
          <w:rtl/>
        </w:rPr>
        <w:t xml:space="preserve">, </w:t>
      </w:r>
      <w:r>
        <w:rPr>
          <w:rFonts w:hint="cs"/>
          <w:rtl/>
        </w:rPr>
        <w:t>תקנות</w:t>
      </w:r>
      <w:r>
        <w:rPr>
          <w:rtl/>
        </w:rPr>
        <w:t xml:space="preserve"> </w:t>
      </w:r>
      <w:r>
        <w:rPr>
          <w:rFonts w:hint="cs"/>
          <w:rtl/>
        </w:rPr>
        <w:t>וכו</w:t>
      </w:r>
      <w:r>
        <w:rPr>
          <w:rtl/>
        </w:rPr>
        <w:t xml:space="preserve">.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עדיין</w:t>
      </w:r>
      <w:r>
        <w:rPr>
          <w:rtl/>
        </w:rPr>
        <w:t xml:space="preserve"> </w:t>
      </w:r>
      <w:r>
        <w:rPr>
          <w:rFonts w:hint="cs"/>
          <w:rtl/>
        </w:rPr>
        <w:t>הבעיה</w:t>
      </w:r>
      <w:r>
        <w:rPr>
          <w:rtl/>
        </w:rPr>
        <w:t xml:space="preserve"> </w:t>
      </w:r>
      <w:r>
        <w:rPr>
          <w:rFonts w:hint="cs"/>
          <w:rtl/>
        </w:rPr>
        <w:t>נמשכלת</w:t>
      </w:r>
      <w:r>
        <w:rPr>
          <w:rtl/>
        </w:rPr>
        <w:t xml:space="preserve">. </w:t>
      </w:r>
      <w:r>
        <w:rPr>
          <w:rFonts w:hint="cs"/>
          <w:rtl/>
        </w:rPr>
        <w:t>נרצה</w:t>
      </w:r>
      <w:r>
        <w:rPr>
          <w:rtl/>
        </w:rPr>
        <w:t xml:space="preserve"> </w:t>
      </w:r>
      <w:r>
        <w:rPr>
          <w:rFonts w:hint="cs"/>
          <w:rtl/>
        </w:rPr>
        <w:t>לבחון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השפעת</w:t>
      </w:r>
      <w:r>
        <w:rPr>
          <w:rtl/>
        </w:rPr>
        <w:t xml:space="preserve"> </w:t>
      </w:r>
      <w:r>
        <w:rPr>
          <w:rFonts w:hint="cs"/>
          <w:rtl/>
        </w:rPr>
        <w:t>השינויים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המצב</w:t>
      </w:r>
      <w:r>
        <w:rPr>
          <w:rtl/>
        </w:rPr>
        <w:t xml:space="preserve"> - </w:t>
      </w:r>
      <w:r>
        <w:rPr>
          <w:rFonts w:hint="cs"/>
          <w:rtl/>
        </w:rPr>
        <w:t>נכון</w:t>
      </w:r>
      <w:r>
        <w:rPr>
          <w:rtl/>
        </w:rPr>
        <w:t>?</w:t>
      </w:r>
    </w:p>
  </w:comment>
  <w:comment w:id="4" w:author="Nina Garmash" w:date="2026-05-12T15:01:00Z" w:initials="NG">
    <w:p w14:paraId="153F2167" w14:textId="77777777" w:rsidR="00A86DC7" w:rsidRDefault="00A86DC7" w:rsidP="00A86DC7">
      <w:pPr>
        <w:pStyle w:val="CommentText"/>
        <w:bidi w:val="0"/>
      </w:pPr>
      <w:r>
        <w:rPr>
          <w:rStyle w:val="CommentReference"/>
        </w:rPr>
        <w:annotationRef/>
      </w:r>
      <w:r>
        <w:t xml:space="preserve">Not quite so - number of ES crashes and ES share in all micromobility crashes are rising, while severity was highest in 2022 (12.9%) and then goes down, 2025 - 8.3%. We want to know what factors define the patterns, using all available info, to be able to improve ES safety </w:t>
      </w:r>
    </w:p>
  </w:comment>
  <w:comment w:id="5" w:author="Mali Sher" w:date="2026-05-14T07:16:00Z" w:initials="MS">
    <w:p w14:paraId="4AEEE538" w14:textId="77777777" w:rsidR="00540ED6" w:rsidRDefault="00540ED6" w:rsidP="00540ED6">
      <w:pPr>
        <w:pStyle w:val="CommentText"/>
        <w:bidi w:val="0"/>
      </w:pPr>
      <w:r>
        <w:rPr>
          <w:rStyle w:val="CommentReference"/>
        </w:rPr>
        <w:annotationRef/>
      </w:r>
      <w:r>
        <w:rPr>
          <w:rFonts w:hint="cs"/>
          <w:rtl/>
        </w:rPr>
        <w:t>תראי</w:t>
      </w:r>
      <w:r>
        <w:rPr>
          <w:rtl/>
        </w:rPr>
        <w:t xml:space="preserve"> </w:t>
      </w:r>
      <w:r>
        <w:rPr>
          <w:rFonts w:hint="cs"/>
          <w:rtl/>
        </w:rPr>
        <w:t>לי</w:t>
      </w:r>
    </w:p>
  </w:comment>
  <w:comment w:id="17" w:author="Mali Sher" w:date="2026-05-16T18:46:00Z" w:initials="MS">
    <w:p w14:paraId="6CA5215B" w14:textId="77777777" w:rsidR="000F2E3A" w:rsidRDefault="000F2E3A" w:rsidP="000F2E3A">
      <w:pPr>
        <w:pStyle w:val="CommentText"/>
        <w:bidi w:val="0"/>
      </w:pPr>
      <w:r>
        <w:rPr>
          <w:rStyle w:val="CommentReference"/>
        </w:rPr>
        <w:annotationRef/>
      </w:r>
      <w:r>
        <w:rPr>
          <w:rFonts w:hint="cs"/>
          <w:rtl/>
        </w:rPr>
        <w:t>מקורות</w:t>
      </w:r>
      <w:r>
        <w:rPr>
          <w:rtl/>
        </w:rPr>
        <w:t xml:space="preserve"> </w:t>
      </w:r>
      <w:r>
        <w:rPr>
          <w:rFonts w:hint="cs"/>
          <w:rtl/>
        </w:rPr>
        <w:t>שמים</w:t>
      </w:r>
      <w:r>
        <w:rPr>
          <w:rtl/>
        </w:rPr>
        <w:t xml:space="preserve"> </w:t>
      </w:r>
      <w:r>
        <w:rPr>
          <w:rFonts w:hint="cs"/>
          <w:rtl/>
        </w:rPr>
        <w:t>כ</w:t>
      </w:r>
      <w:r>
        <w:rPr>
          <w:rtl/>
        </w:rPr>
        <w:t>- []</w:t>
      </w:r>
    </w:p>
  </w:comment>
  <w:comment w:id="16" w:author="Mali Sher" w:date="2026-05-16T18:50:00Z" w:initials="MS">
    <w:p w14:paraId="3BE6AB7C" w14:textId="77777777" w:rsidR="002934CB" w:rsidRDefault="002934CB" w:rsidP="002934CB">
      <w:pPr>
        <w:pStyle w:val="CommentText"/>
        <w:bidi w:val="0"/>
      </w:pPr>
      <w:r>
        <w:rPr>
          <w:rStyle w:val="CommentReference"/>
        </w:rPr>
        <w:annotationRef/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בארץ</w:t>
      </w:r>
      <w:r>
        <w:rPr>
          <w:rtl/>
        </w:rPr>
        <w:t xml:space="preserve"> </w:t>
      </w:r>
      <w:r>
        <w:rPr>
          <w:rFonts w:hint="cs"/>
          <w:rtl/>
        </w:rPr>
        <w:t>היו</w:t>
      </w:r>
      <w:r>
        <w:rPr>
          <w:rtl/>
        </w:rPr>
        <w:t xml:space="preserve"> </w:t>
      </w:r>
      <w:r>
        <w:rPr>
          <w:rFonts w:hint="cs"/>
          <w:rtl/>
        </w:rPr>
        <w:t>מחקרים</w:t>
      </w:r>
    </w:p>
  </w:comment>
  <w:comment w:id="35" w:author="Mali Sher" w:date="2026-05-16T19:03:00Z" w:initials="MS">
    <w:p w14:paraId="7AF13F70" w14:textId="77777777" w:rsidR="00A071F2" w:rsidRDefault="00A071F2" w:rsidP="00A071F2">
      <w:pPr>
        <w:pStyle w:val="CommentText"/>
        <w:bidi w:val="0"/>
      </w:pPr>
      <w:r>
        <w:rPr>
          <w:rStyle w:val="CommentReference"/>
        </w:rPr>
        <w:annotationRef/>
      </w:r>
      <w:r>
        <w:rPr>
          <w:rtl/>
        </w:rPr>
        <w:t>'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עוד</w:t>
      </w:r>
      <w:r>
        <w:rPr>
          <w:rtl/>
        </w:rPr>
        <w:t>?</w:t>
      </w:r>
    </w:p>
  </w:comment>
  <w:comment w:id="34" w:author="Mali Sher" w:date="2026-05-16T19:04:00Z" w:initials="MS">
    <w:p w14:paraId="1BCBE390" w14:textId="77777777" w:rsidR="00696182" w:rsidRDefault="00696182" w:rsidP="00696182">
      <w:pPr>
        <w:pStyle w:val="CommentText"/>
        <w:bidi w:val="0"/>
      </w:pPr>
      <w:r>
        <w:rPr>
          <w:rStyle w:val="CommentReference"/>
        </w:rPr>
        <w:annotationRef/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לפיסקה</w:t>
      </w:r>
      <w:r>
        <w:rPr>
          <w:rtl/>
        </w:rPr>
        <w:t xml:space="preserve"> </w:t>
      </w:r>
      <w:r>
        <w:rPr>
          <w:rFonts w:hint="cs"/>
          <w:rtl/>
        </w:rPr>
        <w:t>למטה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מצופה</w:t>
      </w:r>
      <w:r>
        <w:rPr>
          <w:rtl/>
        </w:rPr>
        <w:t xml:space="preserve"> </w:t>
      </w:r>
      <w:r>
        <w:rPr>
          <w:rFonts w:hint="cs"/>
          <w:rtl/>
        </w:rPr>
        <w:t>להתקבל</w:t>
      </w:r>
      <w:r>
        <w:rPr>
          <w:rtl/>
        </w:rPr>
        <w:t xml:space="preserve"> </w:t>
      </w:r>
      <w:r>
        <w:rPr>
          <w:rFonts w:hint="cs"/>
          <w:rtl/>
        </w:rPr>
        <w:t>במסמך</w:t>
      </w:r>
      <w:r>
        <w:rPr>
          <w:rtl/>
        </w:rPr>
        <w:t xml:space="preserve"> </w:t>
      </w:r>
      <w:r>
        <w:rPr>
          <w:rFonts w:hint="cs"/>
          <w:rtl/>
        </w:rPr>
        <w:t>המדיניות</w:t>
      </w:r>
    </w:p>
  </w:comment>
  <w:comment w:id="40" w:author="Mali Sher" w:date="2026-05-16T19:09:00Z" w:initials="MS">
    <w:p w14:paraId="1F41B36B" w14:textId="77777777" w:rsidR="00DE2E5D" w:rsidRDefault="00DE2E5D" w:rsidP="00DE2E5D">
      <w:pPr>
        <w:pStyle w:val="CommentText"/>
        <w:bidi w:val="0"/>
      </w:pPr>
      <w:r>
        <w:rPr>
          <w:rStyle w:val="CommentReference"/>
        </w:rPr>
        <w:annotationRef/>
      </w:r>
      <w:r>
        <w:rPr>
          <w:rFonts w:hint="cs"/>
          <w:rtl/>
        </w:rPr>
        <w:t>נציג</w:t>
      </w:r>
      <w:r>
        <w:rPr>
          <w:rtl/>
        </w:rPr>
        <w:t xml:space="preserve"> </w:t>
      </w:r>
      <w:r>
        <w:t>KPI</w:t>
      </w:r>
    </w:p>
  </w:comment>
  <w:comment w:id="75" w:author="Mali Sher" w:date="2026-05-16T19:06:00Z" w:initials="MS">
    <w:p w14:paraId="2269CA67" w14:textId="77777777" w:rsidR="009A416B" w:rsidRDefault="009A416B" w:rsidP="009A416B">
      <w:pPr>
        <w:pStyle w:val="CommentText"/>
        <w:bidi w:val="0"/>
      </w:pPr>
      <w:r>
        <w:rPr>
          <w:rStyle w:val="CommentReference"/>
        </w:rPr>
        <w:annotationRef/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לדוגמא</w:t>
      </w:r>
      <w:r>
        <w:rPr>
          <w:rtl/>
        </w:rPr>
        <w:t xml:space="preserve">? </w:t>
      </w:r>
      <w:r>
        <w:rPr>
          <w:rFonts w:hint="cs"/>
          <w:rtl/>
        </w:rPr>
        <w:t>הכוונה</w:t>
      </w:r>
      <w:r>
        <w:rPr>
          <w:rtl/>
        </w:rPr>
        <w:t xml:space="preserve"> </w:t>
      </w:r>
      <w:r>
        <w:rPr>
          <w:rFonts w:hint="cs"/>
          <w:rtl/>
        </w:rPr>
        <w:t>לאכיפה</w:t>
      </w:r>
      <w:r>
        <w:rPr>
          <w:rtl/>
        </w:rPr>
        <w:t>?</w:t>
      </w:r>
    </w:p>
  </w:comment>
  <w:comment w:id="77" w:author="Mali Sher" w:date="2026-05-16T19:09:00Z" w:initials="MS">
    <w:p w14:paraId="18796F7F" w14:textId="77777777" w:rsidR="00235A0B" w:rsidRDefault="00235A0B" w:rsidP="00235A0B">
      <w:pPr>
        <w:pStyle w:val="CommentText"/>
        <w:bidi w:val="0"/>
      </w:pPr>
      <w:r>
        <w:rPr>
          <w:rStyle w:val="CommentReference"/>
        </w:rPr>
        <w:annotationRef/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למשרדי</w:t>
      </w:r>
      <w:r>
        <w:rPr>
          <w:rtl/>
        </w:rPr>
        <w:t xml:space="preserve"> </w:t>
      </w:r>
      <w:r>
        <w:rPr>
          <w:rFonts w:hint="cs"/>
          <w:rtl/>
        </w:rPr>
        <w:t>הממשלה</w:t>
      </w:r>
      <w:r>
        <w:rPr>
          <w:rtl/>
        </w:rPr>
        <w:t xml:space="preserve"> </w:t>
      </w:r>
      <w:r>
        <w:rPr>
          <w:rFonts w:hint="cs"/>
          <w:rtl/>
        </w:rPr>
        <w:t>השונים</w:t>
      </w:r>
      <w:r>
        <w:rPr>
          <w:rtl/>
        </w:rPr>
        <w:t xml:space="preserve"> - </w:t>
      </w:r>
      <w:r>
        <w:rPr>
          <w:rFonts w:hint="cs"/>
          <w:rtl/>
        </w:rPr>
        <w:t>אולי</w:t>
      </w:r>
      <w:r>
        <w:rPr>
          <w:rtl/>
        </w:rPr>
        <w:t xml:space="preserve"> </w:t>
      </w:r>
      <w:r>
        <w:rPr>
          <w:rFonts w:hint="cs"/>
          <w:rtl/>
        </w:rPr>
        <w:t>בנקודה</w:t>
      </w:r>
      <w:r>
        <w:rPr>
          <w:rtl/>
        </w:rPr>
        <w:t xml:space="preserve"> </w:t>
      </w:r>
      <w:r>
        <w:rPr>
          <w:rFonts w:hint="cs"/>
          <w:rtl/>
        </w:rPr>
        <w:t>נפרדת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4ACB216" w15:done="0"/>
  <w15:commentEx w15:paraId="153F2167" w15:paraIdParent="34ACB216" w15:done="0"/>
  <w15:commentEx w15:paraId="4AEEE538" w15:paraIdParent="34ACB216" w15:done="0"/>
  <w15:commentEx w15:paraId="6CA5215B" w15:done="0"/>
  <w15:commentEx w15:paraId="3BE6AB7C" w15:done="0"/>
  <w15:commentEx w15:paraId="7AF13F70" w15:done="0"/>
  <w15:commentEx w15:paraId="1BCBE390" w15:done="0"/>
  <w15:commentEx w15:paraId="1F41B36B" w15:done="0"/>
  <w15:commentEx w15:paraId="2269CA67" w15:done="0"/>
  <w15:commentEx w15:paraId="18796F7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1523031" w16cex:dateUtc="2026-05-11T18:14:00Z"/>
  <w16cex:commentExtensible w16cex:durableId="45CAB3C1" w16cex:dateUtc="2026-05-12T12:01:00Z"/>
  <w16cex:commentExtensible w16cex:durableId="626B006F" w16cex:dateUtc="2026-05-14T04:16:00Z"/>
  <w16cex:commentExtensible w16cex:durableId="6E84DB1C" w16cex:dateUtc="2026-05-16T15:46:00Z"/>
  <w16cex:commentExtensible w16cex:durableId="2895502A" w16cex:dateUtc="2026-05-16T15:50:00Z"/>
  <w16cex:commentExtensible w16cex:durableId="6CCE9F7D" w16cex:dateUtc="2026-05-16T16:03:00Z"/>
  <w16cex:commentExtensible w16cex:durableId="62D23E6B" w16cex:dateUtc="2026-05-16T16:04:00Z"/>
  <w16cex:commentExtensible w16cex:durableId="592778D0" w16cex:dateUtc="2026-05-16T16:09:00Z"/>
  <w16cex:commentExtensible w16cex:durableId="787D1D57" w16cex:dateUtc="2026-05-16T16:06:00Z"/>
  <w16cex:commentExtensible w16cex:durableId="7C7B20CE" w16cex:dateUtc="2026-05-16T16:0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4ACB216" w16cid:durableId="11523031"/>
  <w16cid:commentId w16cid:paraId="153F2167" w16cid:durableId="45CAB3C1"/>
  <w16cid:commentId w16cid:paraId="4AEEE538" w16cid:durableId="626B006F"/>
  <w16cid:commentId w16cid:paraId="6CA5215B" w16cid:durableId="6E84DB1C"/>
  <w16cid:commentId w16cid:paraId="3BE6AB7C" w16cid:durableId="2895502A"/>
  <w16cid:commentId w16cid:paraId="7AF13F70" w16cid:durableId="6CCE9F7D"/>
  <w16cid:commentId w16cid:paraId="1BCBE390" w16cid:durableId="62D23E6B"/>
  <w16cid:commentId w16cid:paraId="1F41B36B" w16cid:durableId="592778D0"/>
  <w16cid:commentId w16cid:paraId="2269CA67" w16cid:durableId="787D1D57"/>
  <w16cid:commentId w16cid:paraId="18796F7F" w16cid:durableId="7C7B20C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E7E3C"/>
    <w:multiLevelType w:val="multilevel"/>
    <w:tmpl w:val="49E8C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516E69"/>
    <w:multiLevelType w:val="multilevel"/>
    <w:tmpl w:val="7E561A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50C85C60"/>
    <w:multiLevelType w:val="multilevel"/>
    <w:tmpl w:val="57581F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8380027">
    <w:abstractNumId w:val="1"/>
  </w:num>
  <w:num w:numId="2" w16cid:durableId="1281693413">
    <w:abstractNumId w:val="2"/>
  </w:num>
  <w:num w:numId="3" w16cid:durableId="7648131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li Sher">
    <w15:presenceInfo w15:providerId="AD" w15:userId="S::malis@hit.ac.il::b0de0b89-2ec0-4600-b57c-c1c28fafaa33"/>
  </w15:person>
  <w15:person w15:author="Nina Garmash">
    <w15:presenceInfo w15:providerId="Windows Live" w15:userId="52d6cdf6c3e9894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045"/>
    <w:rsid w:val="0000505C"/>
    <w:rsid w:val="00005328"/>
    <w:rsid w:val="00010371"/>
    <w:rsid w:val="00013295"/>
    <w:rsid w:val="00024963"/>
    <w:rsid w:val="000250F7"/>
    <w:rsid w:val="000265AF"/>
    <w:rsid w:val="00030659"/>
    <w:rsid w:val="00035CE3"/>
    <w:rsid w:val="00043D3D"/>
    <w:rsid w:val="00061DE1"/>
    <w:rsid w:val="00063A5A"/>
    <w:rsid w:val="0006601A"/>
    <w:rsid w:val="0007040D"/>
    <w:rsid w:val="00071A6F"/>
    <w:rsid w:val="00076B7E"/>
    <w:rsid w:val="000A2045"/>
    <w:rsid w:val="000C355E"/>
    <w:rsid w:val="000C44CD"/>
    <w:rsid w:val="000C6040"/>
    <w:rsid w:val="000D35AB"/>
    <w:rsid w:val="000F2E3A"/>
    <w:rsid w:val="000F3BAC"/>
    <w:rsid w:val="0010439D"/>
    <w:rsid w:val="00104C29"/>
    <w:rsid w:val="00104C82"/>
    <w:rsid w:val="00107A54"/>
    <w:rsid w:val="00121FEC"/>
    <w:rsid w:val="00146330"/>
    <w:rsid w:val="00151D0A"/>
    <w:rsid w:val="00153A16"/>
    <w:rsid w:val="001542BC"/>
    <w:rsid w:val="00155A1A"/>
    <w:rsid w:val="001675B5"/>
    <w:rsid w:val="00180569"/>
    <w:rsid w:val="001B594D"/>
    <w:rsid w:val="001C16A2"/>
    <w:rsid w:val="001C2589"/>
    <w:rsid w:val="001C3475"/>
    <w:rsid w:val="001C7A53"/>
    <w:rsid w:val="001D1459"/>
    <w:rsid w:val="001E00BA"/>
    <w:rsid w:val="001E04EE"/>
    <w:rsid w:val="001E59C0"/>
    <w:rsid w:val="001F0182"/>
    <w:rsid w:val="001F027B"/>
    <w:rsid w:val="001F37F2"/>
    <w:rsid w:val="001F3EA0"/>
    <w:rsid w:val="001F4920"/>
    <w:rsid w:val="001F75A9"/>
    <w:rsid w:val="00210376"/>
    <w:rsid w:val="00233B80"/>
    <w:rsid w:val="00235A0B"/>
    <w:rsid w:val="00235F78"/>
    <w:rsid w:val="00241A3C"/>
    <w:rsid w:val="00265249"/>
    <w:rsid w:val="00273E4A"/>
    <w:rsid w:val="0027400D"/>
    <w:rsid w:val="00274127"/>
    <w:rsid w:val="00276C27"/>
    <w:rsid w:val="0027792F"/>
    <w:rsid w:val="00282950"/>
    <w:rsid w:val="00291E01"/>
    <w:rsid w:val="0029229A"/>
    <w:rsid w:val="002934CB"/>
    <w:rsid w:val="002A1EB2"/>
    <w:rsid w:val="002B5700"/>
    <w:rsid w:val="002C0B6B"/>
    <w:rsid w:val="002D2197"/>
    <w:rsid w:val="002F575F"/>
    <w:rsid w:val="00302973"/>
    <w:rsid w:val="003202FA"/>
    <w:rsid w:val="003224E1"/>
    <w:rsid w:val="00324CBB"/>
    <w:rsid w:val="00334B75"/>
    <w:rsid w:val="00347531"/>
    <w:rsid w:val="00350F30"/>
    <w:rsid w:val="00352EA5"/>
    <w:rsid w:val="00353216"/>
    <w:rsid w:val="00380C64"/>
    <w:rsid w:val="00384B87"/>
    <w:rsid w:val="003938A9"/>
    <w:rsid w:val="003B275E"/>
    <w:rsid w:val="003C174F"/>
    <w:rsid w:val="003D191B"/>
    <w:rsid w:val="003D47E5"/>
    <w:rsid w:val="003E01C4"/>
    <w:rsid w:val="003F6C0E"/>
    <w:rsid w:val="003F7CCC"/>
    <w:rsid w:val="00410917"/>
    <w:rsid w:val="00421ECB"/>
    <w:rsid w:val="00434CDC"/>
    <w:rsid w:val="004401A9"/>
    <w:rsid w:val="00451527"/>
    <w:rsid w:val="004519BC"/>
    <w:rsid w:val="00455EC8"/>
    <w:rsid w:val="00460ED7"/>
    <w:rsid w:val="0046774E"/>
    <w:rsid w:val="00470B25"/>
    <w:rsid w:val="004820D3"/>
    <w:rsid w:val="00484945"/>
    <w:rsid w:val="004900FA"/>
    <w:rsid w:val="00495AE6"/>
    <w:rsid w:val="004A67DA"/>
    <w:rsid w:val="004A7F03"/>
    <w:rsid w:val="004B47F0"/>
    <w:rsid w:val="004C3691"/>
    <w:rsid w:val="004C53F3"/>
    <w:rsid w:val="004D533D"/>
    <w:rsid w:val="004D60F4"/>
    <w:rsid w:val="004D68D5"/>
    <w:rsid w:val="004D7488"/>
    <w:rsid w:val="004F6A3E"/>
    <w:rsid w:val="00505870"/>
    <w:rsid w:val="00506CC8"/>
    <w:rsid w:val="005133AF"/>
    <w:rsid w:val="0052495E"/>
    <w:rsid w:val="005377AF"/>
    <w:rsid w:val="00540ED6"/>
    <w:rsid w:val="005548ED"/>
    <w:rsid w:val="005566E9"/>
    <w:rsid w:val="00557F37"/>
    <w:rsid w:val="005628D5"/>
    <w:rsid w:val="00564206"/>
    <w:rsid w:val="00564801"/>
    <w:rsid w:val="00564DF0"/>
    <w:rsid w:val="0057004B"/>
    <w:rsid w:val="005909CA"/>
    <w:rsid w:val="00595223"/>
    <w:rsid w:val="005B2566"/>
    <w:rsid w:val="005B2B69"/>
    <w:rsid w:val="005C4E1A"/>
    <w:rsid w:val="005D174C"/>
    <w:rsid w:val="005D345F"/>
    <w:rsid w:val="005E4133"/>
    <w:rsid w:val="005E43BD"/>
    <w:rsid w:val="005F2E20"/>
    <w:rsid w:val="005F345C"/>
    <w:rsid w:val="006146B2"/>
    <w:rsid w:val="00616E5C"/>
    <w:rsid w:val="00617B03"/>
    <w:rsid w:val="00651C6C"/>
    <w:rsid w:val="0066107B"/>
    <w:rsid w:val="006837AF"/>
    <w:rsid w:val="006844EB"/>
    <w:rsid w:val="00685BC8"/>
    <w:rsid w:val="0068612E"/>
    <w:rsid w:val="0069308E"/>
    <w:rsid w:val="00696182"/>
    <w:rsid w:val="006B035D"/>
    <w:rsid w:val="006C4891"/>
    <w:rsid w:val="00700F4E"/>
    <w:rsid w:val="00704456"/>
    <w:rsid w:val="00705C10"/>
    <w:rsid w:val="007060EC"/>
    <w:rsid w:val="00720CEA"/>
    <w:rsid w:val="00725447"/>
    <w:rsid w:val="00734079"/>
    <w:rsid w:val="00744282"/>
    <w:rsid w:val="00745C5D"/>
    <w:rsid w:val="00761C16"/>
    <w:rsid w:val="007703D9"/>
    <w:rsid w:val="0077578A"/>
    <w:rsid w:val="00783945"/>
    <w:rsid w:val="007927B7"/>
    <w:rsid w:val="00793306"/>
    <w:rsid w:val="007A0510"/>
    <w:rsid w:val="007B17A2"/>
    <w:rsid w:val="007B5A59"/>
    <w:rsid w:val="007B5A5F"/>
    <w:rsid w:val="007C219D"/>
    <w:rsid w:val="007D622B"/>
    <w:rsid w:val="007F5830"/>
    <w:rsid w:val="0080555D"/>
    <w:rsid w:val="0082313B"/>
    <w:rsid w:val="00831F84"/>
    <w:rsid w:val="008351F5"/>
    <w:rsid w:val="00836788"/>
    <w:rsid w:val="00837D60"/>
    <w:rsid w:val="00843B58"/>
    <w:rsid w:val="00850A76"/>
    <w:rsid w:val="008624BE"/>
    <w:rsid w:val="0086599F"/>
    <w:rsid w:val="00866CA5"/>
    <w:rsid w:val="00867693"/>
    <w:rsid w:val="00881716"/>
    <w:rsid w:val="00893558"/>
    <w:rsid w:val="008A088A"/>
    <w:rsid w:val="008A4B77"/>
    <w:rsid w:val="008B3190"/>
    <w:rsid w:val="008B3D79"/>
    <w:rsid w:val="008B615B"/>
    <w:rsid w:val="008C2FCE"/>
    <w:rsid w:val="008C4AD2"/>
    <w:rsid w:val="008D65E6"/>
    <w:rsid w:val="008D69A1"/>
    <w:rsid w:val="008E4F40"/>
    <w:rsid w:val="008E6E9E"/>
    <w:rsid w:val="008F1FCE"/>
    <w:rsid w:val="008F7375"/>
    <w:rsid w:val="00903DCC"/>
    <w:rsid w:val="00906CF0"/>
    <w:rsid w:val="009176D1"/>
    <w:rsid w:val="0092124F"/>
    <w:rsid w:val="00940A12"/>
    <w:rsid w:val="009461A7"/>
    <w:rsid w:val="00962FFA"/>
    <w:rsid w:val="0096742B"/>
    <w:rsid w:val="00975B7B"/>
    <w:rsid w:val="00981833"/>
    <w:rsid w:val="00987BB5"/>
    <w:rsid w:val="00987DC5"/>
    <w:rsid w:val="009A416B"/>
    <w:rsid w:val="009B3B04"/>
    <w:rsid w:val="009C0002"/>
    <w:rsid w:val="009C2204"/>
    <w:rsid w:val="009C5D0E"/>
    <w:rsid w:val="009D5CA6"/>
    <w:rsid w:val="009E2015"/>
    <w:rsid w:val="009E7330"/>
    <w:rsid w:val="00A03905"/>
    <w:rsid w:val="00A071F2"/>
    <w:rsid w:val="00A1083E"/>
    <w:rsid w:val="00A16D36"/>
    <w:rsid w:val="00A47CBC"/>
    <w:rsid w:val="00A531C5"/>
    <w:rsid w:val="00A803FA"/>
    <w:rsid w:val="00A86DC7"/>
    <w:rsid w:val="00A9087B"/>
    <w:rsid w:val="00A95B77"/>
    <w:rsid w:val="00AB37A7"/>
    <w:rsid w:val="00AB4DD6"/>
    <w:rsid w:val="00AB6D05"/>
    <w:rsid w:val="00AD026E"/>
    <w:rsid w:val="00AD38EF"/>
    <w:rsid w:val="00AF4B0E"/>
    <w:rsid w:val="00AF6D24"/>
    <w:rsid w:val="00B00D87"/>
    <w:rsid w:val="00B02725"/>
    <w:rsid w:val="00B10B7F"/>
    <w:rsid w:val="00B141DC"/>
    <w:rsid w:val="00B22A9A"/>
    <w:rsid w:val="00B34EBE"/>
    <w:rsid w:val="00B350A7"/>
    <w:rsid w:val="00B57943"/>
    <w:rsid w:val="00B738F2"/>
    <w:rsid w:val="00B850C1"/>
    <w:rsid w:val="00B853A7"/>
    <w:rsid w:val="00B90BAC"/>
    <w:rsid w:val="00B97EBE"/>
    <w:rsid w:val="00BA01AF"/>
    <w:rsid w:val="00BB701D"/>
    <w:rsid w:val="00BB7BD0"/>
    <w:rsid w:val="00BC019E"/>
    <w:rsid w:val="00BC3512"/>
    <w:rsid w:val="00BC6635"/>
    <w:rsid w:val="00BE2794"/>
    <w:rsid w:val="00BF2E4A"/>
    <w:rsid w:val="00BF368A"/>
    <w:rsid w:val="00C076C1"/>
    <w:rsid w:val="00C109D8"/>
    <w:rsid w:val="00C362E2"/>
    <w:rsid w:val="00C4019E"/>
    <w:rsid w:val="00C43CC4"/>
    <w:rsid w:val="00C54157"/>
    <w:rsid w:val="00C56C2B"/>
    <w:rsid w:val="00C619DA"/>
    <w:rsid w:val="00C6599C"/>
    <w:rsid w:val="00C70652"/>
    <w:rsid w:val="00C82733"/>
    <w:rsid w:val="00C859E7"/>
    <w:rsid w:val="00C91F4A"/>
    <w:rsid w:val="00C949EE"/>
    <w:rsid w:val="00C95887"/>
    <w:rsid w:val="00CA0476"/>
    <w:rsid w:val="00CA4648"/>
    <w:rsid w:val="00CA6CDA"/>
    <w:rsid w:val="00CB7A91"/>
    <w:rsid w:val="00CD1980"/>
    <w:rsid w:val="00CE40BB"/>
    <w:rsid w:val="00CF00E0"/>
    <w:rsid w:val="00CF2EA8"/>
    <w:rsid w:val="00D20091"/>
    <w:rsid w:val="00D26F8C"/>
    <w:rsid w:val="00D37C5C"/>
    <w:rsid w:val="00D63E01"/>
    <w:rsid w:val="00D876EF"/>
    <w:rsid w:val="00DA34B4"/>
    <w:rsid w:val="00DB4D79"/>
    <w:rsid w:val="00DB7939"/>
    <w:rsid w:val="00DD4D06"/>
    <w:rsid w:val="00DE2E5D"/>
    <w:rsid w:val="00E007CF"/>
    <w:rsid w:val="00E13D40"/>
    <w:rsid w:val="00E169FD"/>
    <w:rsid w:val="00E36B66"/>
    <w:rsid w:val="00E66B76"/>
    <w:rsid w:val="00E71287"/>
    <w:rsid w:val="00E75E61"/>
    <w:rsid w:val="00E86517"/>
    <w:rsid w:val="00E86DA3"/>
    <w:rsid w:val="00EB090A"/>
    <w:rsid w:val="00EB1BCB"/>
    <w:rsid w:val="00EB3FA1"/>
    <w:rsid w:val="00EB47BC"/>
    <w:rsid w:val="00EC0183"/>
    <w:rsid w:val="00EC4337"/>
    <w:rsid w:val="00EC71C4"/>
    <w:rsid w:val="00ED6988"/>
    <w:rsid w:val="00EF36A4"/>
    <w:rsid w:val="00F013F3"/>
    <w:rsid w:val="00F0267E"/>
    <w:rsid w:val="00F217C2"/>
    <w:rsid w:val="00F5671B"/>
    <w:rsid w:val="00F73C8A"/>
    <w:rsid w:val="00F80837"/>
    <w:rsid w:val="00F84DE6"/>
    <w:rsid w:val="00FC0692"/>
    <w:rsid w:val="00FC4841"/>
    <w:rsid w:val="00FD1BD1"/>
    <w:rsid w:val="00FD24B3"/>
    <w:rsid w:val="00FE21BB"/>
    <w:rsid w:val="00FE7E55"/>
    <w:rsid w:val="00FF5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2DFD1"/>
  <w15:chartTrackingRefBased/>
  <w15:docId w15:val="{2A36AA14-0161-4011-9695-52EFA6A69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69A1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A2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0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0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04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04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04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04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0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0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0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0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0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0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0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0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0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0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0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0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0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0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0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04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20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2045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975B7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75B7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75B7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5B7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5B7B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1F49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1332</Words>
  <Characters>7595</Characters>
  <Application>Microsoft Office Word</Application>
  <DocSecurity>0</DocSecurity>
  <Lines>63</Lines>
  <Paragraphs>17</Paragraphs>
  <ScaleCrop>false</ScaleCrop>
  <Company/>
  <LinksUpToDate>false</LinksUpToDate>
  <CharactersWithSpaces>8910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 Garmash</dc:creator>
  <cp:keywords/>
  <dc:description/>
  <cp:lastModifiedBy>Nina Garmash</cp:lastModifiedBy>
  <cp:revision>4</cp:revision>
  <dcterms:created xsi:type="dcterms:W3CDTF">2026-05-16T22:06:00Z</dcterms:created>
  <dcterms:modified xsi:type="dcterms:W3CDTF">2026-05-16T22:08:00Z</dcterms:modified>
</cp:coreProperties>
</file>