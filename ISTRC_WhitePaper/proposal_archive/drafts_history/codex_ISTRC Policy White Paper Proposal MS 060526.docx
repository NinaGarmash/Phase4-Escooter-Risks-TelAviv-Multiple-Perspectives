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8FA7" w14:textId="4D9F7F2D" w:rsidR="00A400EF" w:rsidRPr="00E05071" w:rsidDel="008F287E" w:rsidRDefault="00E05071" w:rsidP="00E05071">
      <w:pPr>
        <w:bidi w:val="0"/>
        <w:spacing w:line="276" w:lineRule="auto"/>
        <w:rPr>
          <w:del w:id="0" w:author="Nina Garmash" w:date="2026-05-07T17:35:00Z" w16du:dateUtc="2026-05-07T14:35:00Z"/>
          <w:b/>
          <w:bCs/>
          <w:sz w:val="24"/>
          <w:szCs w:val="24"/>
          <w:rPrChange w:id="1" w:author="Nina Garmash" w:date="2026-05-07T17:38:00Z" w16du:dateUtc="2026-05-07T14:38:00Z">
            <w:rPr>
              <w:del w:id="2" w:author="Nina Garmash" w:date="2026-05-07T17:35:00Z" w16du:dateUtc="2026-05-07T14:35:00Z"/>
              <w:sz w:val="24"/>
              <w:szCs w:val="24"/>
            </w:rPr>
          </w:rPrChange>
        </w:rPr>
      </w:pPr>
      <w:r>
        <w:t xml:space="preserve">A Multi-Source Evidence Framework for E-Scooter Safety Policy in </w:t>
      </w:r>
      <w:proofErr w:type="spellStart"/>
      <w:r>
        <w:t>Israel</w:t>
      </w:r>
    </w:p>
    <w:p w14:paraId="7051A307" w14:textId="77777777" w:rsidR="00A400EF" w:rsidRPr="00A400EF" w:rsidRDefault="00A400EF" w:rsidP="00A400EF">
      <w:pPr>
        <w:bidi w:val="0"/>
        <w:spacing w:line="276" w:lineRule="auto"/>
        <w:rPr>
          <w:b/>
          <w:bCs/>
          <w:sz w:val="24"/>
          <w:szCs w:val="24"/>
        </w:rPr>
      </w:pPr>
      <w:r w:rsidRPr="00A400EF">
        <w:rPr>
          <w:b/>
          <w:bCs/>
          <w:sz w:val="24"/>
          <w:szCs w:val="24"/>
        </w:rPr>
        <w:t>Policy</w:t>
      </w:r>
      <w:proofErr w:type="spellEnd"/>
      <w:r w:rsidRPr="00A400EF">
        <w:rPr>
          <w:b/>
          <w:bCs/>
          <w:sz w:val="24"/>
          <w:szCs w:val="24"/>
        </w:rPr>
        <w:t xml:space="preserve"> Paper Proposal</w:t>
      </w:r>
    </w:p>
    <w:p w14:paraId="06E82793" w14:textId="77777777" w:rsidR="00A400EF" w:rsidRPr="00A400EF" w:rsidRDefault="00A400EF" w:rsidP="00A400EF">
      <w:pPr>
        <w:bidi w:val="0"/>
        <w:spacing w:line="276" w:lineRule="auto"/>
        <w:rPr>
          <w:b/>
          <w:bCs/>
          <w:sz w:val="24"/>
          <w:szCs w:val="24"/>
        </w:rPr>
      </w:pPr>
      <w:r w:rsidRPr="00A400EF">
        <w:rPr>
          <w:b/>
          <w:bCs/>
          <w:sz w:val="24"/>
          <w:szCs w:val="24"/>
        </w:rPr>
        <w:t>Policy problem addressed</w:t>
      </w:r>
    </w:p>
    <w:p w14:paraId="1342F8C3" w14:textId="77777777" w:rsidR="00A400EF" w:rsidRPr="00A400EF" w:rsidRDefault="00A400EF" w:rsidP="00A400EF">
      <w:pPr>
        <w:bidi w:val="0"/>
        <w:spacing w:line="276" w:lineRule="auto"/>
        <w:rPr>
          <w:sz w:val="24"/>
          <w:szCs w:val="24"/>
        </w:rPr>
      </w:pPr>
      <w:r>
        <w:t>Electric scooters are now a permanent part of urban mobility in Israel, especially in Tel Aviv-Jaffa, and they create a growing need for policies that are precise, adaptive, and evidence-informed. Municipal and national actors are already responding through regulation, enforcement, infrastructure changes, and public information, but the evidence available to support these efforts is often fragmented across separate sources.</w:t>
      </w:r>
    </w:p>
    <w:p w14:paraId="0B4E19D3" w14:textId="77777777" w:rsidR="00A400EF" w:rsidRPr="00A400EF" w:rsidRDefault="00A400EF" w:rsidP="00A400EF">
      <w:pPr>
        <w:bidi w:val="0"/>
        <w:spacing w:line="276" w:lineRule="auto"/>
        <w:rPr>
          <w:sz w:val="24"/>
          <w:szCs w:val="24"/>
        </w:rPr>
      </w:pPr>
      <w:r>
        <w:t xml:space="preserve">Crash volume and crash severity remain essential starting points, but on their own they cannot show which contexts should be prioritized first, how infrastructure and enforcement relate to injury patterns, or whether policy changes are producing better </w:t>
      </w:r>
      <w:proofErr w:type="gramStart"/>
      <w:r>
        <w:t>safety outcomes</w:t>
      </w:r>
      <w:proofErr w:type="gramEnd"/>
      <w:r>
        <w:t xml:space="preserve"> over time. A broader evidence base can help decision-makers connect crash records with infrastructure, rider exposure, pedestrian involvement, field observations, enforcement patterns, and lessons from evolving practice in Israel and abroad. This matters for policy because it supports better prioritization, more targeted intervention design, and stronger follow-up after implementation.</w:t>
      </w:r>
    </w:p>
    <w:p w14:paraId="4E4163FB" w14:textId="77777777" w:rsidR="00A400EF" w:rsidRPr="00A400EF" w:rsidRDefault="00A400EF" w:rsidP="00A400EF">
      <w:pPr>
        <w:bidi w:val="0"/>
        <w:spacing w:line="276" w:lineRule="auto"/>
        <w:rPr>
          <w:sz w:val="24"/>
          <w:szCs w:val="24"/>
        </w:rPr>
      </w:pPr>
      <w:r>
        <w:t>This white paper builds on a multi-source analytical framework developed in earlier research on Tel Aviv-Jaffa and extends it into a policy-oriented evidence framework. Tel Aviv-Jaffa serves as the main case study because it provides the richest and most policy-relevant urban e-scooter safety environment in Israel, but the contribution is broader: a practical approach that can help municipalities and relevant government ministries strengthen e-scooter safety policy in different urban contexts.</w:t>
      </w:r>
    </w:p>
    <w:p w14:paraId="3DA57418" w14:textId="77777777" w:rsidR="00A400EF" w:rsidRPr="00A400EF" w:rsidRDefault="00A400EF" w:rsidP="00A400EF">
      <w:pPr>
        <w:bidi w:val="0"/>
        <w:spacing w:line="276" w:lineRule="auto"/>
        <w:rPr>
          <w:b/>
          <w:bCs/>
          <w:sz w:val="24"/>
          <w:szCs w:val="24"/>
        </w:rPr>
      </w:pPr>
      <w:r>
        <w:t>The research foundations</w:t>
      </w:r>
    </w:p>
    <w:p w14:paraId="0F638361" w14:textId="77777777" w:rsidR="00A400EF" w:rsidRPr="00A400EF" w:rsidRDefault="00A400EF" w:rsidP="00A400EF">
      <w:pPr>
        <w:bidi w:val="0"/>
        <w:spacing w:line="276" w:lineRule="auto"/>
        <w:rPr>
          <w:sz w:val="24"/>
          <w:szCs w:val="24"/>
        </w:rPr>
      </w:pPr>
      <w:r>
        <w:t>The proposal builds on an existing multi-source research framework for e-scooter safety in Tel Aviv-Jaffa, developed through prior research and now expanded for policy application. Its core dataset is the Israeli Central Bureau of Statistics road-accident Public Use Files for 2013 to mid-2025, including linked accident, involved-person, and vehicle tables.</w:t>
      </w:r>
    </w:p>
    <w:p w14:paraId="77B3DEBA" w14:textId="77777777" w:rsidR="00A400EF" w:rsidRPr="00A400EF" w:rsidRDefault="00A400EF" w:rsidP="00A400EF">
      <w:pPr>
        <w:bidi w:val="0"/>
        <w:spacing w:line="276" w:lineRule="auto"/>
        <w:rPr>
          <w:sz w:val="24"/>
          <w:szCs w:val="24"/>
        </w:rPr>
      </w:pPr>
      <w:r>
        <w:t>The crash records have already been integrated with municipal GIS layers, including quarter boundaries, street networks, and bicycle-path infrastructure, as well as shared-trip exposure data, survey data, field observations, and enforcement-related information where available. Together, these sources support analysis across citywide, quarter, street, and infrastructure contexts and provide a stronger basis for policy design and monitoring.</w:t>
      </w:r>
    </w:p>
    <w:p w14:paraId="4A747224" w14:textId="77777777" w:rsidR="00A400EF" w:rsidRPr="00A400EF" w:rsidRDefault="00A400EF" w:rsidP="00A400EF">
      <w:pPr>
        <w:bidi w:val="0"/>
        <w:spacing w:line="276" w:lineRule="auto"/>
        <w:rPr>
          <w:sz w:val="24"/>
          <w:szCs w:val="24"/>
        </w:rPr>
      </w:pPr>
      <w:r w:rsidRPr="00A400EF">
        <w:rPr>
          <w:sz w:val="24"/>
          <w:szCs w:val="24"/>
        </w:rPr>
        <w:t>The main analytical contribution is the parallel treatment of crash volume and crash severity. Severity is measured at both the person and crash levels, while volume is examined through counts, subgroup shares, and density or frequency measures.</w:t>
      </w:r>
    </w:p>
    <w:p w14:paraId="704BB08F" w14:textId="77777777" w:rsidR="00A400EF" w:rsidRPr="00A400EF" w:rsidRDefault="00A400EF" w:rsidP="00A400EF">
      <w:pPr>
        <w:bidi w:val="0"/>
        <w:spacing w:line="276" w:lineRule="auto"/>
        <w:rPr>
          <w:sz w:val="24"/>
          <w:szCs w:val="24"/>
        </w:rPr>
      </w:pPr>
      <w:r>
        <w:t>The research base already supports several policy-relevant modules, including quarter-level prioritization, infrastructure-related risk patterns, solo versus two-party crashes, pedestrian involvement, passenger and tandem-riding risk, and helmet-related analysis. It already functions as an operational BI environment rather than a one-time research exercise, which makes it suitable for translation into a policy white paper within the proposed time frame.</w:t>
      </w:r>
    </w:p>
    <w:p w14:paraId="22C143DB" w14:textId="77777777" w:rsidR="00A400EF" w:rsidRPr="00A400EF" w:rsidRDefault="00A400EF" w:rsidP="00A400EF">
      <w:pPr>
        <w:bidi w:val="0"/>
        <w:spacing w:line="276" w:lineRule="auto"/>
        <w:rPr>
          <w:b/>
          <w:bCs/>
          <w:sz w:val="24"/>
          <w:szCs w:val="24"/>
        </w:rPr>
      </w:pPr>
      <w:r w:rsidRPr="00A400EF">
        <w:rPr>
          <w:b/>
          <w:bCs/>
          <w:sz w:val="24"/>
          <w:szCs w:val="24"/>
        </w:rPr>
        <w:t>Expected policy recommendations</w:t>
      </w:r>
    </w:p>
    <w:p w14:paraId="6B54DD3B" w14:textId="77777777" w:rsidR="00A400EF" w:rsidRPr="00A400EF" w:rsidRDefault="00A400EF" w:rsidP="00A400EF">
      <w:pPr>
        <w:bidi w:val="0"/>
        <w:spacing w:line="276" w:lineRule="auto"/>
        <w:rPr>
          <w:sz w:val="24"/>
          <w:szCs w:val="24"/>
        </w:rPr>
      </w:pPr>
      <w:r>
        <w:lastRenderedPageBreak/>
        <w:t>The white paper will produce implementable recommendations for municipal and national decision-makers, including municipalities and relevant government ministries. Six policy directions are expected.</w:t>
      </w:r>
    </w:p>
    <w:p w14:paraId="31B814E0" w14:textId="77777777" w:rsidR="00A400EF" w:rsidRPr="00A400EF" w:rsidRDefault="00A400EF" w:rsidP="00A400EF">
      <w:pPr>
        <w:bidi w:val="0"/>
        <w:spacing w:line="276" w:lineRule="auto"/>
        <w:rPr>
          <w:sz w:val="24"/>
          <w:szCs w:val="24"/>
        </w:rPr>
      </w:pPr>
      <w:r>
        <w:t>First, it will propose an evidence framework that distinguishes between high-volume and high-severity contexts while also incorporating infrastructure, exposure, and user-context indicators. This can help decision-makers match interventions more closely to the safety problem they are trying to solve.</w:t>
      </w:r>
    </w:p>
    <w:p w14:paraId="7E059356" w14:textId="77777777" w:rsidR="00A400EF" w:rsidRPr="00A400EF" w:rsidRDefault="00A400EF" w:rsidP="00A400EF">
      <w:pPr>
        <w:bidi w:val="0"/>
        <w:spacing w:line="276" w:lineRule="auto"/>
        <w:rPr>
          <w:sz w:val="24"/>
          <w:szCs w:val="24"/>
        </w:rPr>
      </w:pPr>
      <w:r w:rsidRPr="00A400EF">
        <w:rPr>
          <w:sz w:val="24"/>
          <w:szCs w:val="24"/>
        </w:rPr>
        <w:t>Second, it will propose a place-based prioritization framework for municipalities, ranking e-scooter risk across quarters, streets, and infrastructure contexts through a combination of volume, severity, and selected contextual indicators.</w:t>
      </w:r>
    </w:p>
    <w:p w14:paraId="36F252C3" w14:textId="77777777" w:rsidR="00A400EF" w:rsidRPr="00A400EF" w:rsidRDefault="00A400EF" w:rsidP="00A400EF">
      <w:pPr>
        <w:bidi w:val="0"/>
        <w:spacing w:line="276" w:lineRule="auto"/>
        <w:rPr>
          <w:sz w:val="24"/>
          <w:szCs w:val="24"/>
        </w:rPr>
      </w:pPr>
      <w:r w:rsidRPr="00A400EF">
        <w:rPr>
          <w:sz w:val="24"/>
          <w:szCs w:val="24"/>
        </w:rPr>
        <w:t>Third, it will identify where infrastructure treatment should be prioritized, including intersections, road geometry, lane allocation, bicycle-path continuity, lighting, and surface conditions associated with severe outcomes.</w:t>
      </w:r>
    </w:p>
    <w:p w14:paraId="095DDAE2" w14:textId="77777777" w:rsidR="00A400EF" w:rsidRPr="00A400EF" w:rsidRDefault="00A400EF" w:rsidP="00A400EF">
      <w:pPr>
        <w:bidi w:val="0"/>
        <w:spacing w:line="276" w:lineRule="auto"/>
        <w:rPr>
          <w:sz w:val="24"/>
          <w:szCs w:val="24"/>
        </w:rPr>
      </w:pPr>
      <w:r w:rsidRPr="00A400EF">
        <w:rPr>
          <w:sz w:val="24"/>
          <w:szCs w:val="24"/>
        </w:rPr>
        <w:t>Fourth, it will recommend differentiated responses for high-risk user groups and crash configurations, including minors, pedestrians, tandem riders, passengers, and selected motor-vehicle interactions.</w:t>
      </w:r>
    </w:p>
    <w:p w14:paraId="70A2D3FC" w14:textId="77777777" w:rsidR="00A400EF" w:rsidRPr="00A400EF" w:rsidRDefault="00A400EF" w:rsidP="00A400EF">
      <w:pPr>
        <w:bidi w:val="0"/>
        <w:spacing w:line="276" w:lineRule="auto"/>
        <w:rPr>
          <w:sz w:val="24"/>
          <w:szCs w:val="24"/>
        </w:rPr>
      </w:pPr>
      <w:r>
        <w:t>Fifth, it will propose a stronger evidence architecture for e-scooter policymaking in Israel by integrating crash, infrastructure, exposure, observation, and enforcement data into a repeatable municipal framework, with attention to how policy changes can be tracked and assessed over time.</w:t>
      </w:r>
    </w:p>
    <w:p w14:paraId="31AB5A1E" w14:textId="77777777" w:rsidR="00A400EF" w:rsidRPr="00A400EF" w:rsidRDefault="00A400EF" w:rsidP="00A400EF">
      <w:pPr>
        <w:bidi w:val="0"/>
        <w:spacing w:line="276" w:lineRule="auto"/>
        <w:rPr>
          <w:sz w:val="24"/>
          <w:szCs w:val="24"/>
        </w:rPr>
      </w:pPr>
      <w:r>
        <w:t>Sixth, it will formulate a transfer model for other Israeli cities: not a mechanical replication of Tel Aviv-Jaffa's findings, but an analytical template that municipalities can adapt to local conditions, together with relevant lessons from international practice that may be useful in the Israeli context.</w:t>
      </w:r>
    </w:p>
    <w:p w14:paraId="5B218461" w14:textId="23BBE764" w:rsidR="008B3D79" w:rsidRPr="00A85728" w:rsidRDefault="00A400EF" w:rsidP="00A23EE7">
      <w:pPr>
        <w:bidi w:val="0"/>
        <w:spacing w:line="276" w:lineRule="auto"/>
        <w:rPr>
          <w:sz w:val="24"/>
          <w:szCs w:val="24"/>
          <w:rPrChange w:id="3" w:author="Nina Garmash" w:date="2026-05-07T17:25:00Z" w16du:dateUtc="2026-05-07T14:25:00Z">
            <w:rPr>
              <w:sz w:val="24"/>
              <w:szCs w:val="24"/>
              <w:lang w:val="ru-RU"/>
            </w:rPr>
          </w:rPrChange>
        </w:rPr>
      </w:pPr>
      <w:r w:rsidRPr="00A400EF">
        <w:rPr>
          <w:sz w:val="24"/>
          <w:szCs w:val="24"/>
        </w:rPr>
        <w:t>Overall, the paper will translate a mature empirical research base into a practical policy framework for one of Israel's fastest-growing urban safety challenges.</w:t>
      </w:r>
    </w:p>
    <w:sectPr w:rsidR="008B3D79" w:rsidRPr="00A85728" w:rsidSect="00A23EE7">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na Garmash">
    <w15:presenceInfo w15:providerId="Windows Live" w15:userId="52d6cdf6c3e989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9A"/>
    <w:rsid w:val="00132F25"/>
    <w:rsid w:val="00142277"/>
    <w:rsid w:val="001E04EE"/>
    <w:rsid w:val="002179AD"/>
    <w:rsid w:val="002704EB"/>
    <w:rsid w:val="002F194F"/>
    <w:rsid w:val="003126FA"/>
    <w:rsid w:val="00350F30"/>
    <w:rsid w:val="003B7268"/>
    <w:rsid w:val="00437D39"/>
    <w:rsid w:val="00470994"/>
    <w:rsid w:val="004817C5"/>
    <w:rsid w:val="00497728"/>
    <w:rsid w:val="004F5881"/>
    <w:rsid w:val="00543CA6"/>
    <w:rsid w:val="00551C8B"/>
    <w:rsid w:val="005528B6"/>
    <w:rsid w:val="005A0651"/>
    <w:rsid w:val="00616038"/>
    <w:rsid w:val="006F65F4"/>
    <w:rsid w:val="00707B3E"/>
    <w:rsid w:val="007153FB"/>
    <w:rsid w:val="00716404"/>
    <w:rsid w:val="00731ED2"/>
    <w:rsid w:val="0078426D"/>
    <w:rsid w:val="008B3D79"/>
    <w:rsid w:val="008F287E"/>
    <w:rsid w:val="0097549A"/>
    <w:rsid w:val="00A164CB"/>
    <w:rsid w:val="00A23EE7"/>
    <w:rsid w:val="00A33E14"/>
    <w:rsid w:val="00A36150"/>
    <w:rsid w:val="00A400EF"/>
    <w:rsid w:val="00A85728"/>
    <w:rsid w:val="00A90625"/>
    <w:rsid w:val="00B10FC9"/>
    <w:rsid w:val="00B67925"/>
    <w:rsid w:val="00BB7BD0"/>
    <w:rsid w:val="00BE3D20"/>
    <w:rsid w:val="00BF7855"/>
    <w:rsid w:val="00C21253"/>
    <w:rsid w:val="00C37DC0"/>
    <w:rsid w:val="00C4212A"/>
    <w:rsid w:val="00C51661"/>
    <w:rsid w:val="00C92FB5"/>
    <w:rsid w:val="00E05071"/>
    <w:rsid w:val="00E538EF"/>
    <w:rsid w:val="00E678B8"/>
    <w:rsid w:val="00E71287"/>
    <w:rsid w:val="00EC5F81"/>
    <w:rsid w:val="00F71A63"/>
    <w:rsid w:val="00FA3847"/>
    <w:rsid w:val="00FD69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4208"/>
  <w15:chartTrackingRefBased/>
  <w15:docId w15:val="{F723EC56-6E49-4C9E-9031-B34BA518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75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49A"/>
    <w:rPr>
      <w:rFonts w:eastAsiaTheme="majorEastAsia" w:cstheme="majorBidi"/>
      <w:color w:val="272727" w:themeColor="text1" w:themeTint="D8"/>
    </w:rPr>
  </w:style>
  <w:style w:type="paragraph" w:styleId="Title">
    <w:name w:val="Title"/>
    <w:basedOn w:val="Normal"/>
    <w:next w:val="Normal"/>
    <w:link w:val="TitleChar"/>
    <w:uiPriority w:val="10"/>
    <w:qFormat/>
    <w:rsid w:val="0097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49A"/>
    <w:pPr>
      <w:spacing w:before="160"/>
      <w:jc w:val="center"/>
    </w:pPr>
    <w:rPr>
      <w:i/>
      <w:iCs/>
      <w:color w:val="404040" w:themeColor="text1" w:themeTint="BF"/>
    </w:rPr>
  </w:style>
  <w:style w:type="character" w:customStyle="1" w:styleId="QuoteChar">
    <w:name w:val="Quote Char"/>
    <w:basedOn w:val="DefaultParagraphFont"/>
    <w:link w:val="Quote"/>
    <w:uiPriority w:val="29"/>
    <w:rsid w:val="0097549A"/>
    <w:rPr>
      <w:i/>
      <w:iCs/>
      <w:color w:val="404040" w:themeColor="text1" w:themeTint="BF"/>
    </w:rPr>
  </w:style>
  <w:style w:type="paragraph" w:styleId="ListParagraph">
    <w:name w:val="List Paragraph"/>
    <w:basedOn w:val="Normal"/>
    <w:uiPriority w:val="34"/>
    <w:qFormat/>
    <w:rsid w:val="0097549A"/>
    <w:pPr>
      <w:ind w:left="720"/>
      <w:contextualSpacing/>
    </w:pPr>
  </w:style>
  <w:style w:type="character" w:styleId="IntenseEmphasis">
    <w:name w:val="Intense Emphasis"/>
    <w:basedOn w:val="DefaultParagraphFont"/>
    <w:uiPriority w:val="21"/>
    <w:qFormat/>
    <w:rsid w:val="0097549A"/>
    <w:rPr>
      <w:i/>
      <w:iCs/>
      <w:color w:val="0F4761" w:themeColor="accent1" w:themeShade="BF"/>
    </w:rPr>
  </w:style>
  <w:style w:type="paragraph" w:styleId="IntenseQuote">
    <w:name w:val="Intense Quote"/>
    <w:basedOn w:val="Normal"/>
    <w:next w:val="Normal"/>
    <w:link w:val="IntenseQuoteChar"/>
    <w:uiPriority w:val="30"/>
    <w:qFormat/>
    <w:rsid w:val="00975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49A"/>
    <w:rPr>
      <w:i/>
      <w:iCs/>
      <w:color w:val="0F4761" w:themeColor="accent1" w:themeShade="BF"/>
    </w:rPr>
  </w:style>
  <w:style w:type="character" w:styleId="IntenseReference">
    <w:name w:val="Intense Reference"/>
    <w:basedOn w:val="DefaultParagraphFont"/>
    <w:uiPriority w:val="32"/>
    <w:qFormat/>
    <w:rsid w:val="0097549A"/>
    <w:rPr>
      <w:b/>
      <w:bCs/>
      <w:smallCaps/>
      <w:color w:val="0F4761" w:themeColor="accent1" w:themeShade="BF"/>
      <w:spacing w:val="5"/>
    </w:rPr>
  </w:style>
  <w:style w:type="character" w:styleId="CommentReference">
    <w:name w:val="annotation reference"/>
    <w:basedOn w:val="DefaultParagraphFont"/>
    <w:uiPriority w:val="99"/>
    <w:semiHidden/>
    <w:unhideWhenUsed/>
    <w:rsid w:val="00A164CB"/>
    <w:rPr>
      <w:sz w:val="16"/>
      <w:szCs w:val="16"/>
    </w:rPr>
  </w:style>
  <w:style w:type="paragraph" w:styleId="CommentText">
    <w:name w:val="annotation text"/>
    <w:basedOn w:val="Normal"/>
    <w:link w:val="CommentTextChar"/>
    <w:uiPriority w:val="99"/>
    <w:unhideWhenUsed/>
    <w:rsid w:val="00A164CB"/>
    <w:pPr>
      <w:spacing w:line="240" w:lineRule="auto"/>
    </w:pPr>
    <w:rPr>
      <w:sz w:val="20"/>
      <w:szCs w:val="20"/>
    </w:rPr>
  </w:style>
  <w:style w:type="character" w:customStyle="1" w:styleId="CommentTextChar">
    <w:name w:val="Comment Text Char"/>
    <w:basedOn w:val="DefaultParagraphFont"/>
    <w:link w:val="CommentText"/>
    <w:uiPriority w:val="99"/>
    <w:rsid w:val="00A164CB"/>
    <w:rPr>
      <w:sz w:val="20"/>
      <w:szCs w:val="20"/>
    </w:rPr>
  </w:style>
  <w:style w:type="paragraph" w:styleId="CommentSubject">
    <w:name w:val="annotation subject"/>
    <w:basedOn w:val="CommentText"/>
    <w:next w:val="CommentText"/>
    <w:link w:val="CommentSubjectChar"/>
    <w:uiPriority w:val="99"/>
    <w:semiHidden/>
    <w:unhideWhenUsed/>
    <w:rsid w:val="00A164CB"/>
    <w:rPr>
      <w:b/>
      <w:bCs/>
    </w:rPr>
  </w:style>
  <w:style w:type="character" w:customStyle="1" w:styleId="CommentSubjectChar">
    <w:name w:val="Comment Subject Char"/>
    <w:basedOn w:val="CommentTextChar"/>
    <w:link w:val="CommentSubject"/>
    <w:uiPriority w:val="99"/>
    <w:semiHidden/>
    <w:rsid w:val="00A164CB"/>
    <w:rPr>
      <w:b/>
      <w:bCs/>
      <w:sz w:val="20"/>
      <w:szCs w:val="20"/>
    </w:rPr>
  </w:style>
  <w:style w:type="paragraph" w:styleId="Revision">
    <w:name w:val="Revision"/>
    <w:hidden/>
    <w:uiPriority w:val="99"/>
    <w:semiHidden/>
    <w:rsid w:val="007842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775</Words>
  <Characters>4421</Characters>
  <Application>Microsoft Office Word</Application>
  <DocSecurity>0</DocSecurity>
  <Lines>36</Lines>
  <Paragraphs>10</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25</cp:revision>
  <dcterms:created xsi:type="dcterms:W3CDTF">2026-05-06T05:37:00Z</dcterms:created>
  <dcterms:modified xsi:type="dcterms:W3CDTF">2026-05-07T15:13:00Z</dcterms:modified>
</cp:coreProperties>
</file>