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FA9BB" w14:textId="77777777" w:rsidR="000A2045" w:rsidRDefault="000A2045" w:rsidP="002A1EB2">
      <w:pPr>
        <w:bidi w:val="0"/>
        <w:spacing w:line="360" w:lineRule="auto"/>
        <w:rPr>
          <w:rFonts w:asciiTheme="majorBidi" w:hAnsiTheme="majorBidi" w:cstheme="majorBidi"/>
          <w:b/>
          <w:bCs/>
          <w:sz w:val="24"/>
          <w:szCs w:val="24"/>
          <w:lang w:val="ru-RU"/>
        </w:rPr>
        <w:pPrChange w:id="0" w:author="Nina Garmash" w:date="2026-05-12T14:47:00Z" w16du:dateUtc="2026-05-12T11:47:00Z">
          <w:pPr>
            <w:bidi w:val="0"/>
            <w:spacing w:line="276" w:lineRule="auto"/>
          </w:pPr>
        </w:pPrChange>
      </w:pPr>
      <w:r w:rsidRPr="000A2045">
        <w:rPr>
          <w:rFonts w:asciiTheme="majorBidi" w:hAnsiTheme="majorBidi" w:cstheme="majorBidi"/>
          <w:b/>
          <w:bCs/>
          <w:sz w:val="24"/>
          <w:szCs w:val="24"/>
        </w:rPr>
        <w:t>Policy Paper Proposal</w:t>
      </w:r>
    </w:p>
    <w:p w14:paraId="4B66F790" w14:textId="56B0B974" w:rsidR="000A2045" w:rsidRPr="00506CC8" w:rsidRDefault="000A2045" w:rsidP="002A1EB2">
      <w:pPr>
        <w:bidi w:val="0"/>
        <w:spacing w:line="360" w:lineRule="auto"/>
        <w:rPr>
          <w:rFonts w:asciiTheme="majorBidi" w:hAnsiTheme="majorBidi" w:cstheme="majorBidi"/>
          <w:b/>
          <w:bCs/>
          <w:sz w:val="24"/>
          <w:szCs w:val="24"/>
          <w:lang w:val="ru-RU"/>
          <w:rPrChange w:id="1" w:author="Nina Garmash" w:date="2026-05-12T16:31:00Z" w16du:dateUtc="2026-05-12T13:31:00Z">
            <w:rPr>
              <w:rFonts w:asciiTheme="majorBidi" w:hAnsiTheme="majorBidi" w:cstheme="majorBidi"/>
              <w:b/>
              <w:bCs/>
              <w:sz w:val="24"/>
              <w:szCs w:val="24"/>
            </w:rPr>
          </w:rPrChange>
        </w:rPr>
        <w:pPrChange w:id="2" w:author="Nina Garmash" w:date="2026-05-12T14:47:00Z" w16du:dateUtc="2026-05-12T11:47:00Z">
          <w:pPr>
            <w:bidi w:val="0"/>
            <w:spacing w:line="276" w:lineRule="auto"/>
          </w:pPr>
        </w:pPrChange>
      </w:pPr>
      <w:commentRangeStart w:id="3"/>
      <w:r w:rsidRPr="0029229A">
        <w:rPr>
          <w:rFonts w:asciiTheme="majorBidi" w:hAnsiTheme="majorBidi" w:cstheme="majorBidi"/>
          <w:b/>
          <w:bCs/>
          <w:sz w:val="24"/>
          <w:szCs w:val="24"/>
          <w:highlight w:val="yellow"/>
        </w:rPr>
        <w:t>Title</w:t>
      </w:r>
      <w:commentRangeEnd w:id="3"/>
      <w:r w:rsidR="00506CC8" w:rsidRPr="0029229A">
        <w:rPr>
          <w:rStyle w:val="CommentReference"/>
          <w:rFonts w:asciiTheme="majorBidi" w:hAnsiTheme="majorBidi" w:cstheme="majorBidi"/>
          <w:b/>
          <w:bCs/>
          <w:sz w:val="24"/>
          <w:szCs w:val="24"/>
          <w:highlight w:val="yellow"/>
        </w:rPr>
        <w:commentReference w:id="3"/>
      </w:r>
      <w:r w:rsidRPr="0029229A">
        <w:rPr>
          <w:rFonts w:asciiTheme="majorBidi" w:hAnsiTheme="majorBidi" w:cstheme="majorBidi"/>
          <w:b/>
          <w:bCs/>
          <w:sz w:val="24"/>
          <w:szCs w:val="24"/>
          <w:highlight w:val="yellow"/>
        </w:rPr>
        <w:t>….</w:t>
      </w:r>
      <w:ins w:id="4" w:author="Nina Garmash" w:date="2026-05-12T16:31:00Z" w16du:dateUtc="2026-05-12T13:31:00Z">
        <w:r w:rsidR="00506CC8">
          <w:rPr>
            <w:rFonts w:asciiTheme="majorBidi" w:hAnsiTheme="majorBidi" w:cstheme="majorBidi"/>
            <w:b/>
            <w:bCs/>
            <w:sz w:val="24"/>
            <w:szCs w:val="24"/>
            <w:lang w:val="ru-RU"/>
          </w:rPr>
          <w:t xml:space="preserve"> -</w:t>
        </w:r>
      </w:ins>
    </w:p>
    <w:p w14:paraId="2C7F5170" w14:textId="39A3D628" w:rsidR="000A2045" w:rsidRPr="000A2045" w:rsidRDefault="000A2045" w:rsidP="002A1EB2">
      <w:pPr>
        <w:bidi w:val="0"/>
        <w:spacing w:line="360" w:lineRule="auto"/>
        <w:rPr>
          <w:rFonts w:asciiTheme="majorBidi" w:hAnsiTheme="majorBidi" w:cstheme="majorBidi"/>
          <w:b/>
          <w:bCs/>
          <w:sz w:val="24"/>
          <w:szCs w:val="24"/>
        </w:rPr>
        <w:pPrChange w:id="5" w:author="Nina Garmash" w:date="2026-05-12T14:47:00Z" w16du:dateUtc="2026-05-12T11:47:00Z">
          <w:pPr>
            <w:bidi w:val="0"/>
            <w:spacing w:line="276" w:lineRule="auto"/>
          </w:pPr>
        </w:pPrChange>
      </w:pPr>
      <w:commentRangeStart w:id="6"/>
      <w:commentRangeStart w:id="7"/>
      <w:r w:rsidRPr="000A2045">
        <w:rPr>
          <w:rFonts w:asciiTheme="majorBidi" w:hAnsiTheme="majorBidi" w:cstheme="majorBidi"/>
          <w:b/>
          <w:bCs/>
          <w:sz w:val="24"/>
          <w:szCs w:val="24"/>
        </w:rPr>
        <w:t>Policy problem addressed</w:t>
      </w:r>
      <w:commentRangeEnd w:id="6"/>
      <w:r w:rsidR="002C0B6B">
        <w:rPr>
          <w:rStyle w:val="CommentReference"/>
          <w:rFonts w:asciiTheme="majorBidi" w:hAnsiTheme="majorBidi" w:cstheme="majorBidi" w:hint="cs"/>
          <w:b/>
          <w:bCs/>
          <w:sz w:val="24"/>
          <w:szCs w:val="24"/>
          <w:rtl/>
        </w:rPr>
        <w:commentReference w:id="6"/>
      </w:r>
      <w:commentRangeEnd w:id="7"/>
      <w:r w:rsidR="00A86DC7">
        <w:rPr>
          <w:rStyle w:val="CommentReference"/>
          <w:rFonts w:asciiTheme="majorBidi" w:hAnsiTheme="majorBidi" w:cstheme="majorBidi" w:hint="cs"/>
          <w:b/>
          <w:bCs/>
          <w:sz w:val="24"/>
          <w:szCs w:val="24"/>
          <w:rtl/>
        </w:rPr>
        <w:commentReference w:id="7"/>
      </w:r>
      <w:ins w:id="8" w:author="Mali Sher" w:date="2026-05-11T21:13:00Z" w16du:dateUtc="2026-05-11T18:13:00Z">
        <w:r w:rsidR="00AB6D05">
          <w:rPr>
            <w:rFonts w:asciiTheme="majorBidi" w:hAnsiTheme="majorBidi" w:cstheme="majorBidi" w:hint="cs"/>
            <w:b/>
            <w:bCs/>
            <w:sz w:val="24"/>
            <w:szCs w:val="24"/>
            <w:rtl/>
          </w:rPr>
          <w:t>ה</w:t>
        </w:r>
      </w:ins>
    </w:p>
    <w:p w14:paraId="7F1CEE0D" w14:textId="77777777" w:rsidR="000265AF" w:rsidRDefault="000265AF" w:rsidP="00E66B76">
      <w:pPr>
        <w:bidi w:val="0"/>
        <w:spacing w:line="360" w:lineRule="auto"/>
        <w:rPr>
          <w:ins w:id="9" w:author="Nina Garmash" w:date="2026-05-12T16:13:00Z" w16du:dateUtc="2026-05-12T13:13:00Z"/>
          <w:rFonts w:asciiTheme="majorBidi" w:hAnsiTheme="majorBidi" w:cstheme="majorBidi"/>
          <w:sz w:val="24"/>
          <w:szCs w:val="24"/>
          <w:lang w:val="ru-RU"/>
        </w:rPr>
      </w:pPr>
    </w:p>
    <w:p w14:paraId="2B63FBBF" w14:textId="70F70AA1" w:rsidR="000A2045" w:rsidRPr="000A2045" w:rsidRDefault="000A2045" w:rsidP="007060EC">
      <w:pPr>
        <w:bidi w:val="0"/>
        <w:spacing w:line="360" w:lineRule="auto"/>
        <w:rPr>
          <w:rFonts w:asciiTheme="majorBidi" w:hAnsiTheme="majorBidi" w:cstheme="majorBidi"/>
          <w:sz w:val="24"/>
          <w:szCs w:val="24"/>
        </w:rPr>
      </w:pPr>
      <w:commentRangeStart w:id="10"/>
      <w:commentRangeStart w:id="11"/>
      <w:r w:rsidRPr="000A2045">
        <w:rPr>
          <w:rFonts w:asciiTheme="majorBidi" w:hAnsiTheme="majorBidi" w:cstheme="majorBidi"/>
          <w:sz w:val="24"/>
          <w:szCs w:val="24"/>
        </w:rPr>
        <w:t xml:space="preserve">Electric scooters are now a permanent part of urban mobility in Israel, especially in Tel Aviv-Jaffa, and they create a growing need for precise, evidence-informed policy (1,2). </w:t>
      </w:r>
      <w:ins w:id="12" w:author="Nina Garmash" w:date="2026-05-12T16:11:00Z" w16du:dateUtc="2026-05-12T13:11:00Z">
        <w:r w:rsidR="00564DF0" w:rsidRPr="00B57943">
          <w:rPr>
            <w:rFonts w:asciiTheme="majorBidi" w:hAnsiTheme="majorBidi" w:cstheme="majorBidi"/>
            <w:sz w:val="24"/>
            <w:szCs w:val="24"/>
          </w:rPr>
          <w:t>and their growing involvement in road crashes has created an urgent policy challenge.</w:t>
        </w:r>
      </w:ins>
      <w:ins w:id="13" w:author="Nina Garmash" w:date="2026-05-12T16:17:00Z" w16du:dateUtc="2026-05-12T13:17:00Z">
        <w:r w:rsidR="007060EC" w:rsidRPr="007060EC">
          <w:rPr>
            <w:rFonts w:asciiTheme="majorBidi" w:hAnsiTheme="majorBidi" w:cstheme="majorBidi"/>
            <w:sz w:val="24"/>
            <w:szCs w:val="24"/>
            <w:rPrChange w:id="14" w:author="Nina Garmash" w:date="2026-05-12T16:17:00Z" w16du:dateUtc="2026-05-12T13:17:00Z">
              <w:rPr>
                <w:rFonts w:asciiTheme="majorBidi" w:hAnsiTheme="majorBidi" w:cstheme="majorBidi"/>
                <w:sz w:val="24"/>
                <w:szCs w:val="24"/>
                <w:lang w:val="ru-RU"/>
              </w:rPr>
            </w:rPrChange>
          </w:rPr>
          <w:t xml:space="preserve"> </w:t>
        </w:r>
      </w:ins>
      <w:ins w:id="15" w:author="Nina Garmash" w:date="2026-05-12T16:17:00Z">
        <w:r w:rsidR="007060EC" w:rsidRPr="007060EC">
          <w:rPr>
            <w:rFonts w:asciiTheme="majorBidi" w:hAnsiTheme="majorBidi" w:cstheme="majorBidi"/>
            <w:sz w:val="24"/>
            <w:szCs w:val="24"/>
          </w:rPr>
          <w:t>A range of responses has already been introduced, including infrastructure measures, enforcement, and regulation, yet the safety problem remains significant. A key policy question is therefore how to assess the effects of these changes and identify where further intervention is needed</w:t>
        </w:r>
      </w:ins>
      <w:ins w:id="16" w:author="Nina Garmash" w:date="2026-05-12T16:11:00Z" w16du:dateUtc="2026-05-12T13:11:00Z">
        <w:r w:rsidR="00564DF0" w:rsidRPr="00B57943">
          <w:rPr>
            <w:rFonts w:asciiTheme="majorBidi" w:hAnsiTheme="majorBidi" w:cstheme="majorBidi"/>
            <w:sz w:val="24"/>
            <w:szCs w:val="24"/>
          </w:rPr>
          <w:t>.</w:t>
        </w:r>
      </w:ins>
      <w:del w:id="17" w:author="Nina Garmash" w:date="2026-05-12T16:11:00Z" w16du:dateUtc="2026-05-12T13:11:00Z">
        <w:r w:rsidRPr="000A2045" w:rsidDel="00564DF0">
          <w:rPr>
            <w:rFonts w:asciiTheme="majorBidi" w:hAnsiTheme="majorBidi" w:cstheme="majorBidi"/>
            <w:sz w:val="24"/>
            <w:szCs w:val="24"/>
          </w:rPr>
          <w:delText>Municipal and national actors are already responding through regulation, enforcement, infrastructure changes, and public information, but the evidence supporting these efforts remains fragmented</w:delText>
        </w:r>
      </w:del>
      <w:r w:rsidRPr="000A2045">
        <w:rPr>
          <w:rFonts w:asciiTheme="majorBidi" w:hAnsiTheme="majorBidi" w:cstheme="majorBidi"/>
          <w:sz w:val="24"/>
          <w:szCs w:val="24"/>
        </w:rPr>
        <w:t xml:space="preserve"> (</w:t>
      </w:r>
      <w:ins w:id="18" w:author="Mali Sher" w:date="2026-05-11T21:07:00Z" w16du:dateUtc="2026-05-11T18:07:00Z">
        <w:r w:rsidR="001F4920">
          <w:rPr>
            <w:rFonts w:asciiTheme="majorBidi" w:hAnsiTheme="majorBidi" w:cstheme="majorBidi"/>
            <w:sz w:val="24"/>
            <w:szCs w:val="24"/>
          </w:rPr>
          <w:t>[</w:t>
        </w:r>
      </w:ins>
      <w:r w:rsidRPr="000A2045">
        <w:rPr>
          <w:rFonts w:asciiTheme="majorBidi" w:hAnsiTheme="majorBidi" w:cstheme="majorBidi"/>
          <w:sz w:val="24"/>
          <w:szCs w:val="24"/>
        </w:rPr>
        <w:t>1,2</w:t>
      </w:r>
      <w:ins w:id="19" w:author="Mali Sher" w:date="2026-05-11T21:07:00Z" w16du:dateUtc="2026-05-11T18:07:00Z">
        <w:r w:rsidR="001F4920">
          <w:rPr>
            <w:rFonts w:asciiTheme="majorBidi" w:hAnsiTheme="majorBidi" w:cstheme="majorBidi"/>
            <w:sz w:val="24"/>
            <w:szCs w:val="24"/>
          </w:rPr>
          <w:t>]</w:t>
        </w:r>
      </w:ins>
      <w:r w:rsidRPr="000A2045">
        <w:rPr>
          <w:rFonts w:asciiTheme="majorBidi" w:hAnsiTheme="majorBidi" w:cstheme="majorBidi"/>
          <w:sz w:val="24"/>
          <w:szCs w:val="24"/>
        </w:rPr>
        <w:t>).</w:t>
      </w:r>
      <w:commentRangeEnd w:id="10"/>
      <w:r w:rsidR="00975B7B" w:rsidRPr="000A2045" w:rsidDel="001675B5">
        <w:rPr>
          <w:rStyle w:val="CommentReference"/>
          <w:rFonts w:asciiTheme="majorBidi" w:hAnsiTheme="majorBidi" w:cstheme="majorBidi"/>
          <w:sz w:val="24"/>
          <w:szCs w:val="24"/>
        </w:rPr>
        <w:commentReference w:id="10"/>
      </w:r>
      <w:commentRangeEnd w:id="11"/>
      <w:r w:rsidR="001F3EA0" w:rsidRPr="000A2045" w:rsidDel="001675B5">
        <w:rPr>
          <w:rStyle w:val="CommentReference"/>
          <w:rFonts w:asciiTheme="majorBidi" w:hAnsiTheme="majorBidi" w:cstheme="majorBidi"/>
          <w:sz w:val="24"/>
          <w:szCs w:val="24"/>
        </w:rPr>
        <w:commentReference w:id="11"/>
      </w:r>
    </w:p>
    <w:p w14:paraId="35BDA1DC" w14:textId="35C47C70" w:rsidR="000A2045" w:rsidRPr="000A2045" w:rsidRDefault="00F5671B" w:rsidP="00F5671B">
      <w:pPr>
        <w:bidi w:val="0"/>
        <w:spacing w:line="360" w:lineRule="auto"/>
        <w:rPr>
          <w:rFonts w:asciiTheme="majorBidi" w:hAnsiTheme="majorBidi" w:cstheme="majorBidi"/>
          <w:sz w:val="24"/>
          <w:szCs w:val="24"/>
        </w:rPr>
        <w:pPrChange w:id="20" w:author="Nina Garmash" w:date="2026-05-12T15:49:00Z" w16du:dateUtc="2026-05-12T12:49:00Z">
          <w:pPr>
            <w:bidi w:val="0"/>
            <w:spacing w:line="276" w:lineRule="auto"/>
          </w:pPr>
        </w:pPrChange>
      </w:pPr>
      <w:ins w:id="21" w:author="Nina Garmash" w:date="2026-05-12T15:49:00Z">
        <w:r w:rsidRPr="00F5671B">
          <w:rPr>
            <w:rFonts w:asciiTheme="majorBidi" w:hAnsiTheme="majorBidi" w:cstheme="majorBidi"/>
            <w:sz w:val="24"/>
            <w:szCs w:val="24"/>
          </w:rPr>
          <w:t>The proposed white paper addresses this challenge by examining e-scooter crash patterns through a broader evidence framework. Rather than relying only on aggregate crash counts or severity levels, it analyzes how risk varies across locations, infrastructure conditions, user groups, pedestrian involvement, enforcement context, and other available sources of information (1,2,3,4,5,6). This approach is intended to support more precise prioritization of interventions and better assessment of policy change over time.</w:t>
        </w:r>
      </w:ins>
      <w:commentRangeStart w:id="22"/>
      <w:del w:id="23" w:author="Nina Garmash" w:date="2026-05-12T15:49:00Z" w16du:dateUtc="2026-05-12T12:49:00Z">
        <w:r w:rsidR="000A2045" w:rsidRPr="000A2045" w:rsidDel="00F5671B">
          <w:rPr>
            <w:rFonts w:asciiTheme="majorBidi" w:hAnsiTheme="majorBidi" w:cstheme="majorBidi"/>
            <w:sz w:val="24"/>
            <w:szCs w:val="24"/>
          </w:rPr>
          <w:delText xml:space="preserve">Crash volume and crash severity are the core safety signals </w:delText>
        </w:r>
        <w:commentRangeEnd w:id="22"/>
        <w:r w:rsidR="00B90BAC" w:rsidRPr="000A2045" w:rsidDel="00F5671B">
          <w:rPr>
            <w:rStyle w:val="CommentReference"/>
            <w:rFonts w:asciiTheme="majorBidi" w:hAnsiTheme="majorBidi" w:cstheme="majorBidi"/>
            <w:sz w:val="24"/>
            <w:szCs w:val="24"/>
          </w:rPr>
          <w:commentReference w:id="22"/>
        </w:r>
        <w:r w:rsidR="000A2045" w:rsidRPr="000A2045" w:rsidDel="00F5671B">
          <w:rPr>
            <w:rFonts w:asciiTheme="majorBidi" w:hAnsiTheme="majorBidi" w:cstheme="majorBidi"/>
            <w:sz w:val="24"/>
            <w:szCs w:val="24"/>
          </w:rPr>
          <w:delText xml:space="preserve">in the proposed framework, but their policy value increases substantially when they are interpreted together with infrastructure, rider exposure, pedestrian involvement, enforcement patterns, and lessons from evolving practice in Israel and abroad (1,2,6). </w:delText>
        </w:r>
        <w:commentRangeStart w:id="24"/>
        <w:r w:rsidR="000A2045" w:rsidRPr="000A2045" w:rsidDel="00F5671B">
          <w:rPr>
            <w:rFonts w:asciiTheme="majorBidi" w:hAnsiTheme="majorBidi" w:cstheme="majorBidi"/>
            <w:sz w:val="24"/>
            <w:szCs w:val="24"/>
          </w:rPr>
          <w:delText>This integrated reading helps decision-makers identify not only where incidents are concentrated or most harmful, but also which interventions are likely to be most appropriate and how policy changes can be assessed over time (3,4,5,6).</w:delText>
        </w:r>
        <w:commentRangeEnd w:id="24"/>
        <w:r w:rsidR="004401A9" w:rsidRPr="000A2045" w:rsidDel="00F5671B">
          <w:rPr>
            <w:rStyle w:val="CommentReference"/>
            <w:rFonts w:asciiTheme="majorBidi" w:hAnsiTheme="majorBidi" w:cstheme="majorBidi"/>
            <w:sz w:val="24"/>
            <w:szCs w:val="24"/>
          </w:rPr>
          <w:commentReference w:id="24"/>
        </w:r>
      </w:del>
    </w:p>
    <w:p w14:paraId="46F735BC" w14:textId="24F13FBA" w:rsidR="000A2045" w:rsidRPr="000A2045" w:rsidRDefault="000A2045" w:rsidP="00107A54">
      <w:pPr>
        <w:bidi w:val="0"/>
        <w:spacing w:line="276" w:lineRule="auto"/>
        <w:rPr>
          <w:rFonts w:asciiTheme="majorBidi" w:hAnsiTheme="majorBidi" w:cstheme="majorBidi"/>
          <w:sz w:val="24"/>
          <w:szCs w:val="24"/>
        </w:rPr>
      </w:pPr>
      <w:commentRangeStart w:id="25"/>
      <w:commentRangeStart w:id="26"/>
      <w:r w:rsidRPr="000A2045">
        <w:rPr>
          <w:rFonts w:asciiTheme="majorBidi" w:hAnsiTheme="majorBidi" w:cstheme="majorBidi"/>
          <w:sz w:val="24"/>
          <w:szCs w:val="24"/>
        </w:rPr>
        <w:t xml:space="preserve">This white paper builds on </w:t>
      </w:r>
      <w:ins w:id="27" w:author="Nina Garmash" w:date="2026-05-12T16:15:00Z" w16du:dateUtc="2026-05-12T13:15:00Z">
        <w:r w:rsidR="00107A54" w:rsidRPr="003C174F">
          <w:rPr>
            <w:rFonts w:asciiTheme="majorBidi" w:hAnsiTheme="majorBidi" w:cstheme="majorBidi"/>
            <w:sz w:val="24"/>
            <w:szCs w:val="24"/>
          </w:rPr>
          <w:t>prior research conducted in Tel Aviv-Jaffa and extends it into a practical policy framework. While the case study is Tel Aviv-Jaffa, the broader aim is to provide an analytical approach that municipalities and relevant government ministries can adapt in other urban settings.</w:t>
        </w:r>
      </w:ins>
      <w:del w:id="28" w:author="Nina Garmash" w:date="2026-05-12T15:50:00Z" w16du:dateUtc="2026-05-12T12:50:00Z">
        <w:r w:rsidRPr="000A2045" w:rsidDel="006146B2">
          <w:rPr>
            <w:rFonts w:asciiTheme="majorBidi" w:hAnsiTheme="majorBidi" w:cstheme="majorBidi"/>
            <w:sz w:val="24"/>
            <w:szCs w:val="24"/>
          </w:rPr>
          <w:delText xml:space="preserve">a multi-source analytical framework developed </w:delText>
        </w:r>
        <w:commentRangeEnd w:id="25"/>
        <w:r w:rsidR="00AB6D05" w:rsidRPr="000A2045" w:rsidDel="006146B2">
          <w:rPr>
            <w:rStyle w:val="CommentReference"/>
            <w:rFonts w:asciiTheme="majorBidi" w:hAnsiTheme="majorBidi" w:cstheme="majorBidi"/>
            <w:sz w:val="24"/>
            <w:szCs w:val="24"/>
          </w:rPr>
          <w:commentReference w:id="25"/>
        </w:r>
        <w:commentRangeEnd w:id="26"/>
        <w:r w:rsidR="00564801" w:rsidRPr="000A2045" w:rsidDel="006146B2">
          <w:rPr>
            <w:rStyle w:val="CommentReference"/>
            <w:rFonts w:asciiTheme="majorBidi" w:hAnsiTheme="majorBidi" w:cstheme="majorBidi"/>
            <w:sz w:val="24"/>
            <w:szCs w:val="24"/>
          </w:rPr>
          <w:commentReference w:id="26"/>
        </w:r>
        <w:r w:rsidRPr="000A2045" w:rsidDel="006146B2">
          <w:rPr>
            <w:rFonts w:asciiTheme="majorBidi" w:hAnsiTheme="majorBidi" w:cstheme="majorBidi"/>
            <w:sz w:val="24"/>
            <w:szCs w:val="24"/>
          </w:rPr>
          <w:delText xml:space="preserve">in earlier research on Tel Aviv-Jaffa and extends it into a policy-oriented evidence framework. Tel Aviv-Jaffa serves as the main case study, but the </w:delText>
        </w:r>
        <w:r w:rsidRPr="000A2045" w:rsidDel="006146B2">
          <w:rPr>
            <w:rFonts w:asciiTheme="majorBidi" w:hAnsiTheme="majorBidi" w:cstheme="majorBidi"/>
            <w:sz w:val="24"/>
            <w:szCs w:val="24"/>
          </w:rPr>
          <w:lastRenderedPageBreak/>
          <w:delText>contribution is broader: a practical approach that can help municipalities and relevant government ministries strengthen e-scooter safety policy in different urban contexts.</w:delText>
        </w:r>
      </w:del>
    </w:p>
    <w:p w14:paraId="14D54BB6" w14:textId="77777777" w:rsidR="000A2045" w:rsidRPr="000A2045" w:rsidRDefault="000A2045" w:rsidP="002A1EB2">
      <w:pPr>
        <w:bidi w:val="0"/>
        <w:spacing w:line="360" w:lineRule="auto"/>
        <w:rPr>
          <w:rFonts w:asciiTheme="majorBidi" w:hAnsiTheme="majorBidi" w:cstheme="majorBidi"/>
          <w:b/>
          <w:bCs/>
          <w:sz w:val="24"/>
          <w:szCs w:val="24"/>
        </w:rPr>
        <w:pPrChange w:id="29" w:author="Nina Garmash" w:date="2026-05-12T14:47:00Z" w16du:dateUtc="2026-05-12T11:47:00Z">
          <w:pPr>
            <w:bidi w:val="0"/>
            <w:spacing w:line="276" w:lineRule="auto"/>
          </w:pPr>
        </w:pPrChange>
      </w:pPr>
      <w:r w:rsidRPr="000A2045">
        <w:rPr>
          <w:rFonts w:asciiTheme="majorBidi" w:hAnsiTheme="majorBidi" w:cstheme="majorBidi"/>
          <w:b/>
          <w:bCs/>
          <w:sz w:val="24"/>
          <w:szCs w:val="24"/>
        </w:rPr>
        <w:t>The research foundations</w:t>
      </w:r>
    </w:p>
    <w:p w14:paraId="695F1290" w14:textId="367491B5" w:rsidR="00981833" w:rsidRPr="007B5A5F" w:rsidDel="00CF2EA8" w:rsidRDefault="000A2045" w:rsidP="007B5A5F">
      <w:pPr>
        <w:bidi w:val="0"/>
        <w:spacing w:line="360" w:lineRule="auto"/>
        <w:rPr>
          <w:del w:id="30" w:author="Nina Garmash" w:date="2026-05-12T16:19:00Z" w16du:dateUtc="2026-05-12T13:19:00Z"/>
          <w:rFonts w:asciiTheme="majorBidi" w:hAnsiTheme="majorBidi" w:cstheme="majorBidi"/>
          <w:sz w:val="24"/>
          <w:szCs w:val="24"/>
          <w:lang w:val="ru-RU"/>
          <w:rPrChange w:id="31" w:author="Nina Garmash" w:date="2026-05-12T16:22:00Z" w16du:dateUtc="2026-05-12T13:22:00Z">
            <w:rPr>
              <w:del w:id="32" w:author="Nina Garmash" w:date="2026-05-12T16:19:00Z" w16du:dateUtc="2026-05-12T13:19:00Z"/>
              <w:rFonts w:asciiTheme="majorBidi" w:hAnsiTheme="majorBidi" w:cstheme="majorBidi"/>
              <w:sz w:val="24"/>
              <w:szCs w:val="24"/>
            </w:rPr>
          </w:rPrChange>
        </w:rPr>
        <w:pPrChange w:id="33" w:author="Nina Garmash" w:date="2026-05-12T16:22:00Z" w16du:dateUtc="2026-05-12T13:22:00Z">
          <w:pPr>
            <w:bidi w:val="0"/>
            <w:spacing w:line="276" w:lineRule="auto"/>
          </w:pPr>
        </w:pPrChange>
      </w:pPr>
      <w:r w:rsidRPr="000A2045">
        <w:rPr>
          <w:rFonts w:asciiTheme="majorBidi" w:hAnsiTheme="majorBidi" w:cstheme="majorBidi"/>
          <w:sz w:val="24"/>
          <w:szCs w:val="24"/>
        </w:rPr>
        <w:t xml:space="preserve">The proposal builds on an existing multi-source research framework for e-scooter safety in Tel Aviv-Jaffa, developed through prior research and now expanded for policy application. Its core dataset is the Israeli Central Bureau of Statistics road-accident Public Use Files for 2013 </w:t>
      </w:r>
      <w:ins w:id="34" w:author="Nina Garmash" w:date="2026-05-12T15:55:00Z" w16du:dateUtc="2026-05-12T12:55:00Z">
        <w:r w:rsidR="00180569" w:rsidRPr="00C82733">
          <w:rPr>
            <w:rFonts w:asciiTheme="majorBidi" w:hAnsiTheme="majorBidi" w:cstheme="majorBidi"/>
            <w:sz w:val="24"/>
            <w:szCs w:val="24"/>
            <w:rPrChange w:id="35" w:author="Nina Garmash" w:date="2026-05-12T15:55:00Z" w16du:dateUtc="2026-05-12T12:55:00Z">
              <w:rPr>
                <w:rFonts w:asciiTheme="majorBidi" w:hAnsiTheme="majorBidi" w:cstheme="majorBidi"/>
                <w:sz w:val="24"/>
                <w:szCs w:val="24"/>
                <w:lang w:val="ru-RU"/>
              </w:rPr>
            </w:rPrChange>
          </w:rPr>
          <w:t>-</w:t>
        </w:r>
      </w:ins>
      <w:del w:id="36" w:author="Nina Garmash" w:date="2026-05-12T15:55:00Z" w16du:dateUtc="2026-05-12T12:55:00Z">
        <w:r w:rsidRPr="000A2045" w:rsidDel="00180569">
          <w:rPr>
            <w:rFonts w:asciiTheme="majorBidi" w:hAnsiTheme="majorBidi" w:cstheme="majorBidi"/>
            <w:sz w:val="24"/>
            <w:szCs w:val="24"/>
          </w:rPr>
          <w:delText>to</w:delText>
        </w:r>
        <w:r w:rsidRPr="000A2045" w:rsidDel="00104C29">
          <w:rPr>
            <w:rFonts w:asciiTheme="majorBidi" w:hAnsiTheme="majorBidi" w:cstheme="majorBidi"/>
            <w:sz w:val="24"/>
            <w:szCs w:val="24"/>
          </w:rPr>
          <w:delText xml:space="preserve"> mid-</w:delText>
        </w:r>
      </w:del>
      <w:r w:rsidRPr="000A2045">
        <w:rPr>
          <w:rFonts w:asciiTheme="majorBidi" w:hAnsiTheme="majorBidi" w:cstheme="majorBidi"/>
          <w:sz w:val="24"/>
          <w:szCs w:val="24"/>
        </w:rPr>
        <w:t>2025, including linked accident, involved-person, and vehicle tables (7).</w:t>
      </w:r>
    </w:p>
    <w:p w14:paraId="2FB279B0" w14:textId="021D6EC2" w:rsidR="000A2045" w:rsidRDefault="000A2045" w:rsidP="007B5A5F">
      <w:pPr>
        <w:bidi w:val="0"/>
        <w:spacing w:line="360" w:lineRule="auto"/>
        <w:rPr>
          <w:ins w:id="37" w:author="Nina Garmash" w:date="2026-05-12T15:56:00Z" w16du:dateUtc="2026-05-12T12:56:00Z"/>
          <w:rFonts w:asciiTheme="majorBidi" w:hAnsiTheme="majorBidi" w:cstheme="majorBidi"/>
          <w:sz w:val="24"/>
          <w:szCs w:val="24"/>
          <w:lang w:val="ru-RU"/>
        </w:rPr>
      </w:pPr>
      <w:r w:rsidRPr="000A2045">
        <w:rPr>
          <w:rFonts w:asciiTheme="majorBidi" w:hAnsiTheme="majorBidi" w:cstheme="majorBidi"/>
          <w:sz w:val="24"/>
          <w:szCs w:val="24"/>
        </w:rPr>
        <w:t xml:space="preserve">The crash records have already been </w:t>
      </w:r>
      <w:commentRangeStart w:id="38"/>
      <w:commentRangeStart w:id="39"/>
      <w:r w:rsidRPr="000A2045">
        <w:rPr>
          <w:rFonts w:asciiTheme="majorBidi" w:hAnsiTheme="majorBidi" w:cstheme="majorBidi"/>
          <w:sz w:val="24"/>
          <w:szCs w:val="24"/>
        </w:rPr>
        <w:t>integrated with municipal GIS layers</w:t>
      </w:r>
      <w:commentRangeEnd w:id="38"/>
      <w:r w:rsidR="00C362E2" w:rsidRPr="000A2045">
        <w:rPr>
          <w:rStyle w:val="CommentReference"/>
          <w:rFonts w:asciiTheme="majorBidi" w:hAnsiTheme="majorBidi" w:cstheme="majorBidi"/>
          <w:sz w:val="24"/>
          <w:szCs w:val="24"/>
        </w:rPr>
        <w:commentReference w:id="38"/>
      </w:r>
      <w:commentRangeEnd w:id="39"/>
      <w:r w:rsidR="00B34EBE" w:rsidRPr="000A2045">
        <w:rPr>
          <w:rStyle w:val="CommentReference"/>
          <w:rFonts w:asciiTheme="majorBidi" w:hAnsiTheme="majorBidi" w:cstheme="majorBidi"/>
          <w:sz w:val="24"/>
          <w:szCs w:val="24"/>
        </w:rPr>
        <w:commentReference w:id="39"/>
      </w:r>
      <w:r w:rsidRPr="000A2045">
        <w:rPr>
          <w:rFonts w:asciiTheme="majorBidi" w:hAnsiTheme="majorBidi" w:cstheme="majorBidi"/>
          <w:sz w:val="24"/>
          <w:szCs w:val="24"/>
        </w:rPr>
        <w:t xml:space="preserve">, including quarter boundaries, street networks, and bicycle-path infrastructure, </w:t>
      </w:r>
      <w:ins w:id="40" w:author="Nina Garmash" w:date="2026-05-12T16:21:00Z" w16du:dateUtc="2026-05-12T13:21:00Z">
        <w:r w:rsidR="001E59C0" w:rsidRPr="003D191B">
          <w:rPr>
            <w:rFonts w:asciiTheme="majorBidi" w:hAnsiTheme="majorBidi" w:cstheme="majorBidi"/>
            <w:sz w:val="24"/>
            <w:szCs w:val="24"/>
          </w:rPr>
          <w:t>together with shared-trip exposure data, survey data, field observations, and enforcement-related information where available. Parts of this work were already presented in the ISTRC conference presentation </w:t>
        </w:r>
        <w:r w:rsidR="001E59C0" w:rsidRPr="003D191B">
          <w:rPr>
            <w:rFonts w:asciiTheme="majorBidi" w:hAnsiTheme="majorBidi" w:cstheme="majorBidi"/>
            <w:i/>
            <w:iCs/>
            <w:sz w:val="24"/>
            <w:szCs w:val="24"/>
          </w:rPr>
          <w:t>From Data to Safer E-Scooter Rides: An Open Safety Dashboard for Tel Aviv</w:t>
        </w:r>
        <w:r w:rsidR="001E59C0" w:rsidRPr="003D191B">
          <w:rPr>
            <w:rFonts w:asciiTheme="majorBidi" w:hAnsiTheme="majorBidi" w:cstheme="majorBidi"/>
            <w:sz w:val="24"/>
            <w:szCs w:val="24"/>
          </w:rPr>
          <w:t>.</w:t>
        </w:r>
      </w:ins>
      <w:del w:id="41" w:author="Nina Garmash" w:date="2026-05-12T16:22:00Z" w16du:dateUtc="2026-05-12T13:22:00Z">
        <w:r w:rsidRPr="000A2045" w:rsidDel="007B5A5F">
          <w:rPr>
            <w:rFonts w:asciiTheme="majorBidi" w:hAnsiTheme="majorBidi" w:cstheme="majorBidi"/>
            <w:sz w:val="24"/>
            <w:szCs w:val="24"/>
          </w:rPr>
          <w:delText xml:space="preserve">as well as shared-trip exposure data, survey data, field observations, and enforcement-related information where available. This combination makes it possible to compare risk across places, user groups, and infrastructure settings rather than relying on a single descriptive view of the </w:delText>
        </w:r>
        <w:commentRangeStart w:id="42"/>
        <w:r w:rsidRPr="000A2045" w:rsidDel="007B5A5F">
          <w:rPr>
            <w:rFonts w:asciiTheme="majorBidi" w:hAnsiTheme="majorBidi" w:cstheme="majorBidi"/>
            <w:sz w:val="24"/>
            <w:szCs w:val="24"/>
          </w:rPr>
          <w:delText>problem</w:delText>
        </w:r>
        <w:commentRangeEnd w:id="42"/>
        <w:r w:rsidR="00F73C8A" w:rsidRPr="000A2045" w:rsidDel="007B5A5F">
          <w:rPr>
            <w:rStyle w:val="CommentReference"/>
            <w:rFonts w:asciiTheme="majorBidi" w:hAnsiTheme="majorBidi" w:cstheme="majorBidi"/>
            <w:sz w:val="24"/>
            <w:szCs w:val="24"/>
          </w:rPr>
          <w:commentReference w:id="42"/>
        </w:r>
        <w:r w:rsidRPr="000A2045" w:rsidDel="007B5A5F">
          <w:rPr>
            <w:rFonts w:asciiTheme="majorBidi" w:hAnsiTheme="majorBidi" w:cstheme="majorBidi"/>
            <w:sz w:val="24"/>
            <w:szCs w:val="24"/>
          </w:rPr>
          <w:delText>.</w:delText>
        </w:r>
      </w:del>
    </w:p>
    <w:p w14:paraId="2BF32984" w14:textId="765005EF" w:rsidR="00C82733" w:rsidRPr="00C82733" w:rsidDel="003D191B" w:rsidRDefault="00071A6F" w:rsidP="00071A6F">
      <w:pPr>
        <w:bidi w:val="0"/>
        <w:spacing w:line="360" w:lineRule="auto"/>
        <w:rPr>
          <w:del w:id="43" w:author="Nina Garmash" w:date="2026-05-12T16:20:00Z" w16du:dateUtc="2026-05-12T13:20:00Z"/>
          <w:rFonts w:asciiTheme="majorBidi" w:hAnsiTheme="majorBidi" w:cstheme="majorBidi"/>
          <w:sz w:val="24"/>
          <w:szCs w:val="24"/>
        </w:rPr>
        <w:pPrChange w:id="44" w:author="Nina Garmash" w:date="2026-05-12T15:56:00Z" w16du:dateUtc="2026-05-12T12:56:00Z">
          <w:pPr>
            <w:bidi w:val="0"/>
            <w:spacing w:line="276" w:lineRule="auto"/>
          </w:pPr>
        </w:pPrChange>
      </w:pPr>
      <w:ins w:id="45" w:author="Nina Garmash" w:date="2026-05-12T16:22:00Z">
        <w:r w:rsidRPr="00071A6F">
          <w:rPr>
            <w:rFonts w:asciiTheme="majorBidi" w:hAnsiTheme="majorBidi" w:cstheme="majorBidi"/>
            <w:sz w:val="24"/>
            <w:szCs w:val="24"/>
          </w:rPr>
          <w:t>The analytical contribution is the combined use of crash volume, crash severity, and contextual evidence across place, infrastructure, and user dimensions. The research base already supports policy-relevant modules such as quarter-level prioritization, infrastructure-related risk patterns, pedestrian involvement, passenger and tandem-riding risk, and helmet-related analysis. It therefore provides a practical foundation for a policy white paper within the proposed time frame.</w:t>
        </w:r>
      </w:ins>
    </w:p>
    <w:p w14:paraId="6CF313A6" w14:textId="2F134FAC" w:rsidR="000A2045" w:rsidRPr="000A2045" w:rsidRDefault="000A2045" w:rsidP="004820D3">
      <w:pPr>
        <w:bidi w:val="0"/>
        <w:spacing w:line="360" w:lineRule="auto"/>
        <w:rPr>
          <w:rFonts w:asciiTheme="majorBidi" w:hAnsiTheme="majorBidi" w:cstheme="majorBidi"/>
          <w:sz w:val="24"/>
          <w:szCs w:val="24"/>
        </w:rPr>
        <w:pPrChange w:id="46" w:author="Nina Garmash" w:date="2026-05-12T14:47:00Z" w16du:dateUtc="2026-05-12T11:47:00Z">
          <w:pPr>
            <w:bidi w:val="0"/>
            <w:spacing w:line="276" w:lineRule="auto"/>
          </w:pPr>
        </w:pPrChange>
      </w:pPr>
      <w:del w:id="47" w:author="Nina Garmash" w:date="2026-05-12T16:23:00Z" w16du:dateUtc="2026-05-12T13:23:00Z">
        <w:r w:rsidRPr="000A2045" w:rsidDel="0027792F">
          <w:rPr>
            <w:rFonts w:asciiTheme="majorBidi" w:hAnsiTheme="majorBidi" w:cstheme="majorBidi"/>
            <w:sz w:val="24"/>
            <w:szCs w:val="24"/>
          </w:rPr>
          <w:delText xml:space="preserve">The main analytical contribution is the </w:delText>
        </w:r>
      </w:del>
      <w:del w:id="48" w:author="Nina Garmash" w:date="2026-05-12T15:59:00Z" w16du:dateUtc="2026-05-12T12:59:00Z">
        <w:r w:rsidRPr="000A2045" w:rsidDel="004820D3">
          <w:rPr>
            <w:rFonts w:asciiTheme="majorBidi" w:hAnsiTheme="majorBidi" w:cstheme="majorBidi"/>
            <w:sz w:val="24"/>
            <w:szCs w:val="24"/>
          </w:rPr>
          <w:delText xml:space="preserve">parallel treatment of crash volume and crash severity. Severity is measured at both the person and crash levels, while volume is examined through counts, subgroup shares, and density or frequency measures </w:delText>
        </w:r>
      </w:del>
      <w:r w:rsidRPr="000A2045">
        <w:rPr>
          <w:rFonts w:asciiTheme="majorBidi" w:hAnsiTheme="majorBidi" w:cstheme="majorBidi"/>
          <w:sz w:val="24"/>
          <w:szCs w:val="24"/>
        </w:rPr>
        <w:t>(3,4,5).</w:t>
      </w:r>
    </w:p>
    <w:p w14:paraId="4445C8C8" w14:textId="3CC2955E" w:rsidR="000A2045" w:rsidRPr="000A2045" w:rsidDel="0027792F" w:rsidRDefault="000A2045" w:rsidP="002A1EB2">
      <w:pPr>
        <w:bidi w:val="0"/>
        <w:spacing w:line="360" w:lineRule="auto"/>
        <w:rPr>
          <w:del w:id="49" w:author="Nina Garmash" w:date="2026-05-12T16:24:00Z" w16du:dateUtc="2026-05-12T13:24:00Z"/>
          <w:rFonts w:asciiTheme="majorBidi" w:hAnsiTheme="majorBidi" w:cstheme="majorBidi"/>
          <w:sz w:val="24"/>
          <w:szCs w:val="24"/>
        </w:rPr>
        <w:pPrChange w:id="50" w:author="Nina Garmash" w:date="2026-05-12T14:47:00Z" w16du:dateUtc="2026-05-12T11:47:00Z">
          <w:pPr>
            <w:bidi w:val="0"/>
            <w:spacing w:line="276" w:lineRule="auto"/>
          </w:pPr>
        </w:pPrChange>
      </w:pPr>
      <w:del w:id="51" w:author="Nina Garmash" w:date="2026-05-12T16:24:00Z" w16du:dateUtc="2026-05-12T13:24:00Z">
        <w:r w:rsidRPr="000A2045" w:rsidDel="0027792F">
          <w:rPr>
            <w:rFonts w:asciiTheme="majorBidi" w:hAnsiTheme="majorBidi" w:cstheme="majorBidi"/>
            <w:sz w:val="24"/>
            <w:szCs w:val="24"/>
          </w:rPr>
          <w:delText xml:space="preserve">The research base already supports several policy-relevant modules, including quarter-level prioritization, infrastructure-related risk patterns, solo versus two-party crashes, pedestrian involvement, passenger and tandem-riding risk, and helmet-related analysis. It already functions as an operational BI environment rather than a one-time </w:delText>
        </w:r>
        <w:r w:rsidRPr="000A2045" w:rsidDel="0027792F">
          <w:rPr>
            <w:rFonts w:asciiTheme="majorBidi" w:hAnsiTheme="majorBidi" w:cstheme="majorBidi"/>
            <w:sz w:val="24"/>
            <w:szCs w:val="24"/>
          </w:rPr>
          <w:lastRenderedPageBreak/>
          <w:delText>research exercise, which makes it suitable for translation into a policy white paper within the proposed time frame.</w:delText>
        </w:r>
      </w:del>
    </w:p>
    <w:p w14:paraId="443475B3" w14:textId="7CAA9B27" w:rsidR="000A2045" w:rsidRPr="000A2045" w:rsidDel="0027792F" w:rsidRDefault="000A2045" w:rsidP="002A1EB2">
      <w:pPr>
        <w:bidi w:val="0"/>
        <w:spacing w:line="360" w:lineRule="auto"/>
        <w:rPr>
          <w:del w:id="52" w:author="Nina Garmash" w:date="2026-05-12T16:24:00Z" w16du:dateUtc="2026-05-12T13:24:00Z"/>
          <w:rFonts w:asciiTheme="majorBidi" w:hAnsiTheme="majorBidi" w:cstheme="majorBidi"/>
          <w:sz w:val="24"/>
          <w:szCs w:val="24"/>
        </w:rPr>
        <w:pPrChange w:id="53" w:author="Nina Garmash" w:date="2026-05-12T14:47:00Z" w16du:dateUtc="2026-05-12T11:47:00Z">
          <w:pPr>
            <w:bidi w:val="0"/>
            <w:spacing w:line="276" w:lineRule="auto"/>
          </w:pPr>
        </w:pPrChange>
      </w:pPr>
      <w:del w:id="54" w:author="Nina Garmash" w:date="2026-05-12T16:24:00Z" w16du:dateUtc="2026-05-12T13:24:00Z">
        <w:r w:rsidRPr="000A2045" w:rsidDel="0027792F">
          <w:rPr>
            <w:rFonts w:asciiTheme="majorBidi" w:hAnsiTheme="majorBidi" w:cstheme="majorBidi"/>
            <w:sz w:val="24"/>
            <w:szCs w:val="24"/>
          </w:rPr>
          <w:delText>It also creates a practical bridge between analytical evidence and policy use, because the same framework can support both diagnosis of current risks and prioritization of future interventions.</w:delText>
        </w:r>
      </w:del>
    </w:p>
    <w:p w14:paraId="2B943416" w14:textId="77777777" w:rsidR="000A2045" w:rsidRPr="000A2045" w:rsidRDefault="000A2045" w:rsidP="002A1EB2">
      <w:pPr>
        <w:bidi w:val="0"/>
        <w:spacing w:line="360" w:lineRule="auto"/>
        <w:rPr>
          <w:rFonts w:asciiTheme="majorBidi" w:hAnsiTheme="majorBidi" w:cstheme="majorBidi"/>
          <w:b/>
          <w:bCs/>
          <w:sz w:val="24"/>
          <w:szCs w:val="24"/>
        </w:rPr>
        <w:pPrChange w:id="55" w:author="Nina Garmash" w:date="2026-05-12T14:47:00Z" w16du:dateUtc="2026-05-12T11:47:00Z">
          <w:pPr>
            <w:bidi w:val="0"/>
            <w:spacing w:line="276" w:lineRule="auto"/>
          </w:pPr>
        </w:pPrChange>
      </w:pPr>
      <w:r w:rsidRPr="000A2045">
        <w:rPr>
          <w:rFonts w:asciiTheme="majorBidi" w:hAnsiTheme="majorBidi" w:cstheme="majorBidi"/>
          <w:b/>
          <w:bCs/>
          <w:sz w:val="24"/>
          <w:szCs w:val="24"/>
        </w:rPr>
        <w:t>Expected policy recommendations</w:t>
      </w:r>
    </w:p>
    <w:p w14:paraId="43B5367B" w14:textId="60ED10B2" w:rsidR="0010439D" w:rsidRPr="0006601A" w:rsidRDefault="000A2045" w:rsidP="0006601A">
      <w:pPr>
        <w:bidi w:val="0"/>
        <w:spacing w:line="360" w:lineRule="auto"/>
        <w:rPr>
          <w:rFonts w:asciiTheme="majorBidi" w:hAnsiTheme="majorBidi" w:cstheme="majorBidi"/>
          <w:sz w:val="24"/>
          <w:szCs w:val="24"/>
          <w:lang w:val="ru-RU"/>
          <w:rPrChange w:id="56" w:author="Nina Garmash" w:date="2026-05-12T16:26:00Z" w16du:dateUtc="2026-05-12T13:26:00Z">
            <w:rPr>
              <w:rFonts w:asciiTheme="majorBidi" w:hAnsiTheme="majorBidi" w:cstheme="majorBidi"/>
              <w:sz w:val="24"/>
              <w:szCs w:val="24"/>
            </w:rPr>
          </w:rPrChange>
        </w:rPr>
        <w:pPrChange w:id="57" w:author="Nina Garmash" w:date="2026-05-12T16:26:00Z" w16du:dateUtc="2026-05-12T13:26:00Z">
          <w:pPr>
            <w:bidi w:val="0"/>
            <w:spacing w:line="276" w:lineRule="auto"/>
          </w:pPr>
        </w:pPrChange>
      </w:pPr>
      <w:r w:rsidRPr="000A2045">
        <w:rPr>
          <w:rFonts w:asciiTheme="majorBidi" w:hAnsiTheme="majorBidi" w:cstheme="majorBidi"/>
          <w:sz w:val="24"/>
          <w:szCs w:val="24"/>
        </w:rPr>
        <w:t xml:space="preserve">The white paper will produce implementable recommendations for </w:t>
      </w:r>
      <w:ins w:id="58" w:author="Nina Garmash" w:date="2026-05-12T16:25:00Z" w16du:dateUtc="2026-05-12T13:25:00Z">
        <w:r w:rsidR="005E4133" w:rsidRPr="0010439D">
          <w:rPr>
            <w:rFonts w:asciiTheme="majorBidi" w:hAnsiTheme="majorBidi" w:cstheme="majorBidi"/>
            <w:sz w:val="24"/>
            <w:szCs w:val="24"/>
          </w:rPr>
          <w:t>for municipalities and relevant national decision-makers</w:t>
        </w:r>
        <w:r w:rsidR="0006601A" w:rsidRPr="0006601A">
          <w:rPr>
            <w:rFonts w:asciiTheme="majorBidi" w:hAnsiTheme="majorBidi" w:cstheme="majorBidi"/>
            <w:sz w:val="24"/>
            <w:szCs w:val="24"/>
            <w:rPrChange w:id="59" w:author="Nina Garmash" w:date="2026-05-12T16:25:00Z" w16du:dateUtc="2026-05-12T13:25:00Z">
              <w:rPr>
                <w:rFonts w:asciiTheme="majorBidi" w:hAnsiTheme="majorBidi" w:cstheme="majorBidi"/>
                <w:sz w:val="24"/>
                <w:szCs w:val="24"/>
                <w:lang w:val="ru-RU"/>
              </w:rPr>
            </w:rPrChange>
          </w:rPr>
          <w:t xml:space="preserve"> </w:t>
        </w:r>
      </w:ins>
      <w:del w:id="60" w:author="Nina Garmash" w:date="2026-05-12T16:25:00Z" w16du:dateUtc="2026-05-12T13:25:00Z">
        <w:r w:rsidRPr="000A2045" w:rsidDel="005E4133">
          <w:rPr>
            <w:rFonts w:asciiTheme="majorBidi" w:hAnsiTheme="majorBidi" w:cstheme="majorBidi"/>
            <w:sz w:val="24"/>
            <w:szCs w:val="24"/>
          </w:rPr>
          <w:delText xml:space="preserve">municipal and national decision-makers, including municipalities and relevant government ministries. </w:delText>
        </w:r>
      </w:del>
      <w:r w:rsidRPr="000A2045">
        <w:rPr>
          <w:rFonts w:asciiTheme="majorBidi" w:hAnsiTheme="majorBidi" w:cstheme="majorBidi"/>
          <w:sz w:val="24"/>
          <w:szCs w:val="24"/>
        </w:rPr>
        <w:t>Six policy directions are expected.</w:t>
      </w:r>
    </w:p>
    <w:p w14:paraId="427FCB1B" w14:textId="08A1D80D" w:rsidR="000A2045" w:rsidRPr="000A2045" w:rsidRDefault="000A2045" w:rsidP="0006601A">
      <w:pPr>
        <w:bidi w:val="0"/>
        <w:spacing w:line="360" w:lineRule="auto"/>
        <w:rPr>
          <w:rFonts w:asciiTheme="majorBidi" w:hAnsiTheme="majorBidi" w:cstheme="majorBidi"/>
          <w:sz w:val="24"/>
          <w:szCs w:val="24"/>
        </w:rPr>
        <w:pPrChange w:id="61" w:author="Nina Garmash" w:date="2026-05-12T16:26:00Z" w16du:dateUtc="2026-05-12T13:26:00Z">
          <w:pPr>
            <w:bidi w:val="0"/>
            <w:spacing w:line="276" w:lineRule="auto"/>
          </w:pPr>
        </w:pPrChange>
      </w:pPr>
      <w:r w:rsidRPr="000A2045">
        <w:rPr>
          <w:rFonts w:asciiTheme="majorBidi" w:hAnsiTheme="majorBidi" w:cstheme="majorBidi"/>
          <w:sz w:val="24"/>
          <w:szCs w:val="24"/>
        </w:rPr>
        <w:t xml:space="preserve">First, it will propose an evidence framework that distinguishes between high-volume and high-severity contexts while also incorporating infrastructure, exposure, and user-context indicators. </w:t>
      </w:r>
      <w:del w:id="62" w:author="Nina Garmash" w:date="2026-05-12T16:26:00Z" w16du:dateUtc="2026-05-12T13:26:00Z">
        <w:r w:rsidRPr="000A2045" w:rsidDel="0006601A">
          <w:rPr>
            <w:rFonts w:asciiTheme="majorBidi" w:hAnsiTheme="majorBidi" w:cstheme="majorBidi"/>
            <w:sz w:val="24"/>
            <w:szCs w:val="24"/>
          </w:rPr>
          <w:delText>This distinction can help decision-makers align interventions more closely with the specific safety problem they are trying to address.</w:delText>
        </w:r>
      </w:del>
    </w:p>
    <w:p w14:paraId="3B9F91C4" w14:textId="12047223" w:rsidR="000A2045" w:rsidRDefault="000A2045" w:rsidP="002A1EB2">
      <w:pPr>
        <w:bidi w:val="0"/>
        <w:spacing w:line="360" w:lineRule="auto"/>
        <w:rPr>
          <w:ins w:id="63" w:author="Nina Garmash" w:date="2026-05-12T16:26:00Z" w16du:dateUtc="2026-05-12T13:26:00Z"/>
          <w:rFonts w:asciiTheme="majorBidi" w:hAnsiTheme="majorBidi" w:cstheme="majorBidi"/>
          <w:sz w:val="24"/>
          <w:szCs w:val="24"/>
          <w:lang w:val="ru-RU"/>
        </w:rPr>
      </w:pPr>
      <w:r w:rsidRPr="000A2045">
        <w:rPr>
          <w:rFonts w:asciiTheme="majorBidi" w:hAnsiTheme="majorBidi" w:cstheme="majorBidi"/>
          <w:sz w:val="24"/>
          <w:szCs w:val="24"/>
        </w:rPr>
        <w:t>Second, it will propose a place-based prioritization framework for municipalities, ranking e-scooter risk across quarters, streets, and infrastructure</w:t>
      </w:r>
      <w:del w:id="64" w:author="Nina Garmash" w:date="2026-05-12T16:26:00Z" w16du:dateUtc="2026-05-12T13:26:00Z">
        <w:r w:rsidRPr="000A2045" w:rsidDel="00FE21BB">
          <w:rPr>
            <w:rFonts w:asciiTheme="majorBidi" w:hAnsiTheme="majorBidi" w:cstheme="majorBidi"/>
            <w:sz w:val="24"/>
            <w:szCs w:val="24"/>
          </w:rPr>
          <w:delText xml:space="preserve"> </w:delText>
        </w:r>
      </w:del>
      <w:r w:rsidRPr="000A2045">
        <w:rPr>
          <w:rFonts w:asciiTheme="majorBidi" w:hAnsiTheme="majorBidi" w:cstheme="majorBidi"/>
          <w:sz w:val="24"/>
          <w:szCs w:val="24"/>
        </w:rPr>
        <w:t>contexts</w:t>
      </w:r>
      <w:del w:id="65" w:author="Nina Garmash" w:date="2026-05-12T16:26:00Z" w16du:dateUtc="2026-05-12T13:26:00Z">
        <w:r w:rsidRPr="000A2045" w:rsidDel="00FE21BB">
          <w:rPr>
            <w:rFonts w:asciiTheme="majorBidi" w:hAnsiTheme="majorBidi" w:cstheme="majorBidi"/>
            <w:sz w:val="24"/>
            <w:szCs w:val="24"/>
          </w:rPr>
          <w:delText xml:space="preserve"> through a combination of volume, severity, and contextual indicators. This can support clearer sequencing of municipal action under limited budgets and implementation capacity</w:delText>
        </w:r>
      </w:del>
      <w:r w:rsidRPr="000A2045">
        <w:rPr>
          <w:rFonts w:asciiTheme="majorBidi" w:hAnsiTheme="majorBidi" w:cstheme="majorBidi"/>
          <w:sz w:val="24"/>
          <w:szCs w:val="24"/>
        </w:rPr>
        <w:t>.</w:t>
      </w:r>
    </w:p>
    <w:p w14:paraId="3515398A" w14:textId="115E6D5E" w:rsidR="00FE21BB" w:rsidRPr="0027400D" w:rsidRDefault="00FE21BB" w:rsidP="0027400D">
      <w:pPr>
        <w:bidi w:val="0"/>
        <w:spacing w:line="360" w:lineRule="auto"/>
        <w:rPr>
          <w:rFonts w:asciiTheme="majorBidi" w:hAnsiTheme="majorBidi" w:cstheme="majorBidi"/>
          <w:sz w:val="24"/>
          <w:szCs w:val="24"/>
          <w:lang w:val="ru-RU"/>
          <w:rPrChange w:id="66" w:author="Nina Garmash" w:date="2026-05-12T16:28:00Z" w16du:dateUtc="2026-05-12T13:28:00Z">
            <w:rPr>
              <w:rFonts w:asciiTheme="majorBidi" w:hAnsiTheme="majorBidi" w:cstheme="majorBidi"/>
              <w:sz w:val="24"/>
              <w:szCs w:val="24"/>
            </w:rPr>
          </w:rPrChange>
        </w:rPr>
        <w:pPrChange w:id="67" w:author="Nina Garmash" w:date="2026-05-12T16:28:00Z" w16du:dateUtc="2026-05-12T13:28:00Z">
          <w:pPr>
            <w:bidi w:val="0"/>
            <w:spacing w:line="276" w:lineRule="auto"/>
          </w:pPr>
        </w:pPrChange>
      </w:pPr>
      <w:ins w:id="68" w:author="Nina Garmash" w:date="2026-05-12T16:26:00Z">
        <w:r w:rsidRPr="00FE21BB">
          <w:rPr>
            <w:rFonts w:asciiTheme="majorBidi" w:hAnsiTheme="majorBidi" w:cstheme="majorBidi"/>
            <w:sz w:val="24"/>
            <w:szCs w:val="24"/>
          </w:rPr>
          <w:t>Third, it will identify where infrastructure treatment should be prioritized, including intersections, road geometry, bicycle-path continuity, lighting, and surface conditions associated with severe outcomes.</w:t>
        </w:r>
      </w:ins>
    </w:p>
    <w:p w14:paraId="73A7E690" w14:textId="6C973829" w:rsidR="000A2045" w:rsidRPr="000A2045" w:rsidRDefault="000A2045" w:rsidP="0027400D">
      <w:pPr>
        <w:bidi w:val="0"/>
        <w:spacing w:line="360" w:lineRule="auto"/>
        <w:rPr>
          <w:rFonts w:asciiTheme="majorBidi" w:hAnsiTheme="majorBidi" w:cstheme="majorBidi"/>
          <w:sz w:val="24"/>
          <w:szCs w:val="24"/>
        </w:rPr>
        <w:pPrChange w:id="69" w:author="Nina Garmash" w:date="2026-05-12T16:28:00Z" w16du:dateUtc="2026-05-12T13:28:00Z">
          <w:pPr>
            <w:bidi w:val="0"/>
            <w:spacing w:line="276" w:lineRule="auto"/>
          </w:pPr>
        </w:pPrChange>
      </w:pPr>
      <w:r w:rsidRPr="000A2045">
        <w:rPr>
          <w:rFonts w:asciiTheme="majorBidi" w:hAnsiTheme="majorBidi" w:cstheme="majorBidi"/>
          <w:sz w:val="24"/>
          <w:szCs w:val="24"/>
        </w:rPr>
        <w:t xml:space="preserve">Third, it will identify where infrastructure treatment should be prioritized, including intersections, road geometry, </w:t>
      </w:r>
      <w:del w:id="70" w:author="Nina Garmash" w:date="2026-05-12T16:27:00Z" w16du:dateUtc="2026-05-12T13:27:00Z">
        <w:r w:rsidRPr="000A2045" w:rsidDel="00F0267E">
          <w:rPr>
            <w:rFonts w:asciiTheme="majorBidi" w:hAnsiTheme="majorBidi" w:cstheme="majorBidi"/>
            <w:sz w:val="24"/>
            <w:szCs w:val="24"/>
          </w:rPr>
          <w:delText xml:space="preserve">lane allocation, </w:delText>
        </w:r>
      </w:del>
      <w:r w:rsidRPr="000A2045">
        <w:rPr>
          <w:rFonts w:asciiTheme="majorBidi" w:hAnsiTheme="majorBidi" w:cstheme="majorBidi"/>
          <w:sz w:val="24"/>
          <w:szCs w:val="24"/>
        </w:rPr>
        <w:t xml:space="preserve">bicycle-path continuity, lighting, and surface conditions associated with severe outcomes. </w:t>
      </w:r>
      <w:del w:id="71" w:author="Nina Garmash" w:date="2026-05-12T16:28:00Z" w16du:dateUtc="2026-05-12T13:28:00Z">
        <w:r w:rsidRPr="000A2045" w:rsidDel="0027400D">
          <w:rPr>
            <w:rFonts w:asciiTheme="majorBidi" w:hAnsiTheme="majorBidi" w:cstheme="majorBidi"/>
            <w:sz w:val="24"/>
            <w:szCs w:val="24"/>
          </w:rPr>
          <w:delText>This will help focus attention on design features that are most relevant to injury prevention rather than only to general mobility performance.</w:delText>
        </w:r>
      </w:del>
    </w:p>
    <w:p w14:paraId="5B6693FF" w14:textId="27923A09" w:rsidR="00725447" w:rsidRPr="00725447" w:rsidRDefault="000A2045" w:rsidP="00725447">
      <w:pPr>
        <w:bidi w:val="0"/>
        <w:spacing w:line="360" w:lineRule="auto"/>
        <w:rPr>
          <w:rFonts w:asciiTheme="majorBidi" w:hAnsiTheme="majorBidi" w:cstheme="majorBidi"/>
          <w:sz w:val="24"/>
          <w:szCs w:val="24"/>
          <w:lang w:val="ru-RU"/>
          <w:rPrChange w:id="72" w:author="Nina Garmash" w:date="2026-05-12T16:29:00Z" w16du:dateUtc="2026-05-12T13:29:00Z">
            <w:rPr>
              <w:rFonts w:asciiTheme="majorBidi" w:hAnsiTheme="majorBidi" w:cstheme="majorBidi"/>
              <w:sz w:val="24"/>
              <w:szCs w:val="24"/>
            </w:rPr>
          </w:rPrChange>
        </w:rPr>
        <w:pPrChange w:id="73" w:author="Nina Garmash" w:date="2026-05-12T16:29:00Z" w16du:dateUtc="2026-05-12T13:29:00Z">
          <w:pPr>
            <w:bidi w:val="0"/>
            <w:spacing w:line="276" w:lineRule="auto"/>
          </w:pPr>
        </w:pPrChange>
      </w:pPr>
      <w:r w:rsidRPr="000A2045">
        <w:rPr>
          <w:rFonts w:asciiTheme="majorBidi" w:hAnsiTheme="majorBidi" w:cstheme="majorBidi"/>
          <w:sz w:val="24"/>
          <w:szCs w:val="24"/>
        </w:rPr>
        <w:t xml:space="preserve">Fourth, it will recommend differentiated responses for high-risk user groups and crash configurations, including minors, pedestrians, tandem riders, passengers, and selected motor-vehicle interactions. </w:t>
      </w:r>
      <w:del w:id="74" w:author="Nina Garmash" w:date="2026-05-12T16:28:00Z" w16du:dateUtc="2026-05-12T13:28:00Z">
        <w:r w:rsidRPr="000A2045" w:rsidDel="00725447">
          <w:rPr>
            <w:rFonts w:asciiTheme="majorBidi" w:hAnsiTheme="majorBidi" w:cstheme="majorBidi"/>
            <w:sz w:val="24"/>
            <w:szCs w:val="24"/>
          </w:rPr>
          <w:delText>This will support more targeted policy design across enforcement, communication, infrastructure, and regulation.</w:delText>
        </w:r>
      </w:del>
    </w:p>
    <w:p w14:paraId="76A02FD1" w14:textId="08181179" w:rsidR="000A2045" w:rsidRPr="000A2045" w:rsidRDefault="000A2045" w:rsidP="00725447">
      <w:pPr>
        <w:bidi w:val="0"/>
        <w:spacing w:line="360" w:lineRule="auto"/>
        <w:rPr>
          <w:rFonts w:asciiTheme="majorBidi" w:hAnsiTheme="majorBidi" w:cstheme="majorBidi"/>
          <w:sz w:val="24"/>
          <w:szCs w:val="24"/>
        </w:rPr>
        <w:pPrChange w:id="75" w:author="Nina Garmash" w:date="2026-05-12T16:29:00Z" w16du:dateUtc="2026-05-12T13:29:00Z">
          <w:pPr>
            <w:bidi w:val="0"/>
            <w:spacing w:line="276" w:lineRule="auto"/>
          </w:pPr>
        </w:pPrChange>
      </w:pPr>
      <w:r w:rsidRPr="000A2045">
        <w:rPr>
          <w:rFonts w:asciiTheme="majorBidi" w:hAnsiTheme="majorBidi" w:cstheme="majorBidi"/>
          <w:sz w:val="24"/>
          <w:szCs w:val="24"/>
        </w:rPr>
        <w:lastRenderedPageBreak/>
        <w:t>Fifth, it will propose a stronger evidence architecture for e-scooter policymaking in Israel by integrating crash, infrastructure, exposure, observation, and enforcement data into a repeatable municipal framework</w:t>
      </w:r>
      <w:del w:id="76" w:author="Nina Garmash" w:date="2026-05-12T16:29:00Z" w16du:dateUtc="2026-05-12T13:29:00Z">
        <w:r w:rsidRPr="000A2045" w:rsidDel="00725447">
          <w:rPr>
            <w:rFonts w:asciiTheme="majorBidi" w:hAnsiTheme="majorBidi" w:cstheme="majorBidi"/>
            <w:sz w:val="24"/>
            <w:szCs w:val="24"/>
          </w:rPr>
          <w:delText>. It will also help create a more consistent basis for monitoring change over time.</w:delText>
        </w:r>
      </w:del>
    </w:p>
    <w:p w14:paraId="7A57631A" w14:textId="1B6B0549" w:rsidR="000A2045" w:rsidRPr="000A2045" w:rsidRDefault="000A2045" w:rsidP="00A47CBC">
      <w:pPr>
        <w:bidi w:val="0"/>
        <w:spacing w:line="360" w:lineRule="auto"/>
        <w:rPr>
          <w:rFonts w:asciiTheme="majorBidi" w:hAnsiTheme="majorBidi" w:cstheme="majorBidi"/>
          <w:sz w:val="24"/>
          <w:szCs w:val="24"/>
        </w:rPr>
        <w:pPrChange w:id="77" w:author="Nina Garmash" w:date="2026-05-12T16:29:00Z" w16du:dateUtc="2026-05-12T13:29:00Z">
          <w:pPr>
            <w:bidi w:val="0"/>
            <w:spacing w:line="276" w:lineRule="auto"/>
          </w:pPr>
        </w:pPrChange>
      </w:pPr>
      <w:r w:rsidRPr="000A2045">
        <w:rPr>
          <w:rFonts w:asciiTheme="majorBidi" w:hAnsiTheme="majorBidi" w:cstheme="majorBidi"/>
          <w:sz w:val="24"/>
          <w:szCs w:val="24"/>
        </w:rPr>
        <w:t xml:space="preserve">Sixth, it will formulate a transfer model for other Israeli cities: not a mechanical replication of Tel Aviv-Jaffa's findings, but an analytical template that municipalities can adapt to local conditions. </w:t>
      </w:r>
      <w:del w:id="78" w:author="Nina Garmash" w:date="2026-05-12T16:29:00Z" w16du:dateUtc="2026-05-12T13:29:00Z">
        <w:r w:rsidRPr="000A2045" w:rsidDel="00A47CBC">
          <w:rPr>
            <w:rFonts w:asciiTheme="majorBidi" w:hAnsiTheme="majorBidi" w:cstheme="majorBidi"/>
            <w:sz w:val="24"/>
            <w:szCs w:val="24"/>
          </w:rPr>
          <w:delText>In this way, the paper can support both local application and broader national learning.</w:delText>
        </w:r>
      </w:del>
    </w:p>
    <w:p w14:paraId="6337A2F0" w14:textId="1329BA4E" w:rsidR="00A47CBC" w:rsidRPr="009E7330" w:rsidDel="009E7330" w:rsidRDefault="000A2045" w:rsidP="009E7330">
      <w:pPr>
        <w:bidi w:val="0"/>
        <w:spacing w:line="360" w:lineRule="auto"/>
        <w:rPr>
          <w:del w:id="79" w:author="Nina Garmash" w:date="2026-05-12T16:30:00Z" w16du:dateUtc="2026-05-12T13:30:00Z"/>
          <w:rFonts w:asciiTheme="majorBidi" w:hAnsiTheme="majorBidi" w:cstheme="majorBidi"/>
          <w:sz w:val="24"/>
          <w:szCs w:val="24"/>
          <w:lang w:val="ru-RU"/>
          <w:rPrChange w:id="80" w:author="Nina Garmash" w:date="2026-05-12T16:30:00Z" w16du:dateUtc="2026-05-12T13:30:00Z">
            <w:rPr>
              <w:del w:id="81" w:author="Nina Garmash" w:date="2026-05-12T16:30:00Z" w16du:dateUtc="2026-05-12T13:30:00Z"/>
              <w:rFonts w:asciiTheme="majorBidi" w:hAnsiTheme="majorBidi" w:cstheme="majorBidi"/>
              <w:sz w:val="24"/>
              <w:szCs w:val="24"/>
            </w:rPr>
          </w:rPrChange>
        </w:rPr>
        <w:pPrChange w:id="82" w:author="Nina Garmash" w:date="2026-05-12T16:30:00Z" w16du:dateUtc="2026-05-12T13:30:00Z">
          <w:pPr>
            <w:bidi w:val="0"/>
            <w:spacing w:line="276" w:lineRule="auto"/>
          </w:pPr>
        </w:pPrChange>
      </w:pPr>
      <w:r w:rsidRPr="000A2045">
        <w:rPr>
          <w:rFonts w:asciiTheme="majorBidi" w:hAnsiTheme="majorBidi" w:cstheme="majorBidi"/>
          <w:sz w:val="24"/>
          <w:szCs w:val="24"/>
        </w:rPr>
        <w:t xml:space="preserve">Overall, the paper will translate a mature empirical research base into a practical policy framework for a growing urban safety challenge in Israel. </w:t>
      </w:r>
      <w:del w:id="83" w:author="Nina Garmash" w:date="2026-05-12T16:30:00Z" w16du:dateUtc="2026-05-12T13:30:00Z">
        <w:r w:rsidRPr="000A2045" w:rsidDel="009E7330">
          <w:rPr>
            <w:rFonts w:asciiTheme="majorBidi" w:hAnsiTheme="majorBidi" w:cstheme="majorBidi"/>
            <w:sz w:val="24"/>
            <w:szCs w:val="24"/>
          </w:rPr>
          <w:delText>It is intended to provide decision-makers with a structured evidence base that is both analytically robust and directly usable for policy prioritization.</w:delText>
        </w:r>
      </w:del>
    </w:p>
    <w:p w14:paraId="614E25CF" w14:textId="77777777" w:rsidR="000A2045" w:rsidRPr="000A2045" w:rsidRDefault="000A2045" w:rsidP="002A1EB2">
      <w:pPr>
        <w:bidi w:val="0"/>
        <w:spacing w:line="360" w:lineRule="auto"/>
        <w:rPr>
          <w:rFonts w:asciiTheme="majorBidi" w:hAnsiTheme="majorBidi" w:cstheme="majorBidi"/>
          <w:b/>
          <w:bCs/>
          <w:sz w:val="24"/>
          <w:szCs w:val="24"/>
        </w:rPr>
        <w:pPrChange w:id="84" w:author="Nina Garmash" w:date="2026-05-12T14:47:00Z" w16du:dateUtc="2026-05-12T11:47:00Z">
          <w:pPr>
            <w:bidi w:val="0"/>
            <w:spacing w:line="276" w:lineRule="auto"/>
          </w:pPr>
        </w:pPrChange>
      </w:pPr>
      <w:r w:rsidRPr="000A2045">
        <w:rPr>
          <w:rFonts w:asciiTheme="majorBidi" w:hAnsiTheme="majorBidi" w:cstheme="majorBidi"/>
          <w:b/>
          <w:bCs/>
          <w:sz w:val="24"/>
          <w:szCs w:val="24"/>
        </w:rPr>
        <w:t>Selected references</w:t>
      </w:r>
    </w:p>
    <w:p w14:paraId="0E0D67A5" w14:textId="77777777" w:rsidR="000A2045" w:rsidRPr="000A2045" w:rsidRDefault="000A2045" w:rsidP="002A1EB2">
      <w:pPr>
        <w:numPr>
          <w:ilvl w:val="0"/>
          <w:numId w:val="1"/>
        </w:numPr>
        <w:bidi w:val="0"/>
        <w:spacing w:line="360" w:lineRule="auto"/>
        <w:rPr>
          <w:rFonts w:asciiTheme="majorBidi" w:hAnsiTheme="majorBidi" w:cstheme="majorBidi"/>
          <w:sz w:val="24"/>
          <w:szCs w:val="24"/>
        </w:rPr>
        <w:pPrChange w:id="85" w:author="Nina Garmash" w:date="2026-05-12T14:47:00Z" w16du:dateUtc="2026-05-12T11:47:00Z">
          <w:pPr>
            <w:numPr>
              <w:numId w:val="1"/>
            </w:numPr>
            <w:tabs>
              <w:tab w:val="num" w:pos="720"/>
            </w:tabs>
            <w:bidi w:val="0"/>
            <w:spacing w:line="276" w:lineRule="auto"/>
            <w:ind w:left="720" w:hanging="360"/>
          </w:pPr>
        </w:pPrChange>
      </w:pPr>
      <w:r w:rsidRPr="000A2045">
        <w:rPr>
          <w:rFonts w:asciiTheme="majorBidi" w:hAnsiTheme="majorBidi" w:cstheme="majorBidi"/>
          <w:sz w:val="24"/>
          <w:szCs w:val="24"/>
        </w:rPr>
        <w:t>International Transport Forum. (2024). </w:t>
      </w:r>
      <w:r w:rsidRPr="000A2045">
        <w:rPr>
          <w:rFonts w:asciiTheme="majorBidi" w:hAnsiTheme="majorBidi" w:cstheme="majorBidi"/>
          <w:i/>
          <w:iCs/>
          <w:sz w:val="24"/>
          <w:szCs w:val="24"/>
        </w:rPr>
        <w:t>Safer micromobility</w:t>
      </w:r>
      <w:r w:rsidRPr="000A2045">
        <w:rPr>
          <w:rFonts w:asciiTheme="majorBidi" w:hAnsiTheme="majorBidi" w:cstheme="majorBidi"/>
          <w:sz w:val="24"/>
          <w:szCs w:val="24"/>
        </w:rPr>
        <w:t>. OECD Publishing. </w:t>
      </w:r>
      <w:r>
        <w:fldChar w:fldCharType="begin"/>
      </w:r>
      <w:r>
        <w:instrText>HYPERLINK "https://doi.org/10.1787/0d2e0dd5-en"</w:instrText>
      </w:r>
      <w:r>
        <w:fldChar w:fldCharType="separate"/>
      </w:r>
      <w:r w:rsidRPr="000A2045">
        <w:rPr>
          <w:rStyle w:val="Hyperlink"/>
          <w:rFonts w:asciiTheme="majorBidi" w:hAnsiTheme="majorBidi" w:cstheme="majorBidi"/>
          <w:sz w:val="24"/>
          <w:szCs w:val="24"/>
        </w:rPr>
        <w:t>https://doi.org/10.1787/0d2e0dd5-en</w:t>
      </w:r>
      <w:r>
        <w:fldChar w:fldCharType="end"/>
      </w:r>
    </w:p>
    <w:p w14:paraId="334DD891" w14:textId="77777777" w:rsidR="000A2045" w:rsidRPr="000A2045" w:rsidRDefault="000A2045" w:rsidP="002A1EB2">
      <w:pPr>
        <w:numPr>
          <w:ilvl w:val="0"/>
          <w:numId w:val="1"/>
        </w:numPr>
        <w:bidi w:val="0"/>
        <w:spacing w:line="360" w:lineRule="auto"/>
        <w:rPr>
          <w:rFonts w:asciiTheme="majorBidi" w:hAnsiTheme="majorBidi" w:cstheme="majorBidi"/>
          <w:sz w:val="24"/>
          <w:szCs w:val="24"/>
        </w:rPr>
        <w:pPrChange w:id="86" w:author="Nina Garmash" w:date="2026-05-12T14:47:00Z" w16du:dateUtc="2026-05-12T11:47:00Z">
          <w:pPr>
            <w:numPr>
              <w:numId w:val="1"/>
            </w:numPr>
            <w:tabs>
              <w:tab w:val="num" w:pos="720"/>
            </w:tabs>
            <w:bidi w:val="0"/>
            <w:spacing w:line="276" w:lineRule="auto"/>
            <w:ind w:left="720" w:hanging="360"/>
          </w:pPr>
        </w:pPrChange>
      </w:pPr>
      <w:r w:rsidRPr="000A2045">
        <w:rPr>
          <w:rFonts w:asciiTheme="majorBidi" w:hAnsiTheme="majorBidi" w:cstheme="majorBidi"/>
          <w:sz w:val="24"/>
          <w:szCs w:val="24"/>
        </w:rPr>
        <w:t>International Transport Forum. (2020). </w:t>
      </w:r>
      <w:r w:rsidRPr="000A2045">
        <w:rPr>
          <w:rFonts w:asciiTheme="majorBidi" w:hAnsiTheme="majorBidi" w:cstheme="majorBidi"/>
          <w:i/>
          <w:iCs/>
          <w:sz w:val="24"/>
          <w:szCs w:val="24"/>
        </w:rPr>
        <w:t>Safe micromobility</w:t>
      </w:r>
      <w:r w:rsidRPr="000A2045">
        <w:rPr>
          <w:rFonts w:asciiTheme="majorBidi" w:hAnsiTheme="majorBidi" w:cstheme="majorBidi"/>
          <w:sz w:val="24"/>
          <w:szCs w:val="24"/>
        </w:rPr>
        <w:t>. OECD Publishing. </w:t>
      </w:r>
      <w:r>
        <w:fldChar w:fldCharType="begin"/>
      </w:r>
      <w:r>
        <w:instrText>HYPERLINK "https://doi.org/10.1787/0b98fac1-en"</w:instrText>
      </w:r>
      <w:r>
        <w:fldChar w:fldCharType="separate"/>
      </w:r>
      <w:r w:rsidRPr="000A2045">
        <w:rPr>
          <w:rStyle w:val="Hyperlink"/>
          <w:rFonts w:asciiTheme="majorBidi" w:hAnsiTheme="majorBidi" w:cstheme="majorBidi"/>
          <w:sz w:val="24"/>
          <w:szCs w:val="24"/>
        </w:rPr>
        <w:t>https://doi.org/10.1787/0b98fac1-en</w:t>
      </w:r>
      <w:r>
        <w:fldChar w:fldCharType="end"/>
      </w:r>
    </w:p>
    <w:p w14:paraId="4C7A1249" w14:textId="77777777" w:rsidR="000A2045" w:rsidRPr="000A2045" w:rsidRDefault="000A2045" w:rsidP="002A1EB2">
      <w:pPr>
        <w:numPr>
          <w:ilvl w:val="0"/>
          <w:numId w:val="1"/>
        </w:numPr>
        <w:bidi w:val="0"/>
        <w:spacing w:line="360" w:lineRule="auto"/>
        <w:rPr>
          <w:rFonts w:asciiTheme="majorBidi" w:hAnsiTheme="majorBidi" w:cstheme="majorBidi"/>
          <w:sz w:val="24"/>
          <w:szCs w:val="24"/>
        </w:rPr>
        <w:pPrChange w:id="87" w:author="Nina Garmash" w:date="2026-05-12T14:47:00Z" w16du:dateUtc="2026-05-12T11:47:00Z">
          <w:pPr>
            <w:numPr>
              <w:numId w:val="1"/>
            </w:numPr>
            <w:tabs>
              <w:tab w:val="num" w:pos="720"/>
            </w:tabs>
            <w:bidi w:val="0"/>
            <w:spacing w:line="276" w:lineRule="auto"/>
            <w:ind w:left="720" w:hanging="360"/>
          </w:pPr>
        </w:pPrChange>
      </w:pPr>
      <w:r w:rsidRPr="000A2045">
        <w:rPr>
          <w:rFonts w:asciiTheme="majorBidi" w:hAnsiTheme="majorBidi" w:cstheme="majorBidi"/>
          <w:sz w:val="24"/>
          <w:szCs w:val="24"/>
        </w:rPr>
        <w:t>Namiri, N. K., Lui, H., Tangney, T., Allen, I. E., Cohen, A. J., &amp; Breyer, B. N. (2020). Electric scooter injuries and hospital admissions in the United States, 2014-2018. </w:t>
      </w:r>
      <w:r w:rsidRPr="000A2045">
        <w:rPr>
          <w:rFonts w:asciiTheme="majorBidi" w:hAnsiTheme="majorBidi" w:cstheme="majorBidi"/>
          <w:i/>
          <w:iCs/>
          <w:sz w:val="24"/>
          <w:szCs w:val="24"/>
        </w:rPr>
        <w:t>JAMA Surgery, 155</w:t>
      </w:r>
      <w:r w:rsidRPr="000A2045">
        <w:rPr>
          <w:rFonts w:asciiTheme="majorBidi" w:hAnsiTheme="majorBidi" w:cstheme="majorBidi"/>
          <w:sz w:val="24"/>
          <w:szCs w:val="24"/>
        </w:rPr>
        <w:t>(4), 357-359. </w:t>
      </w:r>
      <w:r>
        <w:fldChar w:fldCharType="begin"/>
      </w:r>
      <w:r>
        <w:instrText>HYPERLINK "https://doi.org/10.1001/jamasurg.2019.5423"</w:instrText>
      </w:r>
      <w:r>
        <w:fldChar w:fldCharType="separate"/>
      </w:r>
      <w:r w:rsidRPr="000A2045">
        <w:rPr>
          <w:rStyle w:val="Hyperlink"/>
          <w:rFonts w:asciiTheme="majorBidi" w:hAnsiTheme="majorBidi" w:cstheme="majorBidi"/>
          <w:sz w:val="24"/>
          <w:szCs w:val="24"/>
        </w:rPr>
        <w:t>https://doi.org/10.1001/jamasurg.2019.5423</w:t>
      </w:r>
      <w:r>
        <w:fldChar w:fldCharType="end"/>
      </w:r>
    </w:p>
    <w:p w14:paraId="021C4BAC" w14:textId="77777777" w:rsidR="000A2045" w:rsidRPr="000A2045" w:rsidRDefault="000A2045" w:rsidP="002A1EB2">
      <w:pPr>
        <w:numPr>
          <w:ilvl w:val="0"/>
          <w:numId w:val="1"/>
        </w:numPr>
        <w:bidi w:val="0"/>
        <w:spacing w:line="360" w:lineRule="auto"/>
        <w:rPr>
          <w:rFonts w:asciiTheme="majorBidi" w:hAnsiTheme="majorBidi" w:cstheme="majorBidi"/>
          <w:sz w:val="24"/>
          <w:szCs w:val="24"/>
        </w:rPr>
        <w:pPrChange w:id="88" w:author="Nina Garmash" w:date="2026-05-12T14:47:00Z" w16du:dateUtc="2026-05-12T11:47:00Z">
          <w:pPr>
            <w:numPr>
              <w:numId w:val="1"/>
            </w:numPr>
            <w:tabs>
              <w:tab w:val="num" w:pos="720"/>
            </w:tabs>
            <w:bidi w:val="0"/>
            <w:spacing w:line="276" w:lineRule="auto"/>
            <w:ind w:left="720" w:hanging="360"/>
          </w:pPr>
        </w:pPrChange>
      </w:pPr>
      <w:r w:rsidRPr="000A2045">
        <w:rPr>
          <w:rFonts w:asciiTheme="majorBidi" w:hAnsiTheme="majorBidi" w:cstheme="majorBidi"/>
          <w:sz w:val="24"/>
          <w:szCs w:val="24"/>
        </w:rPr>
        <w:t>Cicchino, J. B., Kulie, P. E., &amp; McCarthy, M. L. (2021). Severity of e-scooter rider injuries associated with trip characteristics. </w:t>
      </w:r>
      <w:r w:rsidRPr="000A2045">
        <w:rPr>
          <w:rFonts w:asciiTheme="majorBidi" w:hAnsiTheme="majorBidi" w:cstheme="majorBidi"/>
          <w:i/>
          <w:iCs/>
          <w:sz w:val="24"/>
          <w:szCs w:val="24"/>
        </w:rPr>
        <w:t>Journal of Safety Research, 76</w:t>
      </w:r>
      <w:r w:rsidRPr="000A2045">
        <w:rPr>
          <w:rFonts w:asciiTheme="majorBidi" w:hAnsiTheme="majorBidi" w:cstheme="majorBidi"/>
          <w:sz w:val="24"/>
          <w:szCs w:val="24"/>
        </w:rPr>
        <w:t>, 256-261. </w:t>
      </w:r>
      <w:r>
        <w:fldChar w:fldCharType="begin"/>
      </w:r>
      <w:r>
        <w:instrText>HYPERLINK "https://doi.org/10.1016/j.jsr.2020.12.016"</w:instrText>
      </w:r>
      <w:r>
        <w:fldChar w:fldCharType="separate"/>
      </w:r>
      <w:r w:rsidRPr="000A2045">
        <w:rPr>
          <w:rStyle w:val="Hyperlink"/>
          <w:rFonts w:asciiTheme="majorBidi" w:hAnsiTheme="majorBidi" w:cstheme="majorBidi"/>
          <w:sz w:val="24"/>
          <w:szCs w:val="24"/>
        </w:rPr>
        <w:t>https://doi.org/10.1016/j.jsr.2020.12.016</w:t>
      </w:r>
      <w:r>
        <w:fldChar w:fldCharType="end"/>
      </w:r>
    </w:p>
    <w:p w14:paraId="128FAE19" w14:textId="77777777" w:rsidR="000A2045" w:rsidRPr="000A2045" w:rsidRDefault="000A2045" w:rsidP="002A1EB2">
      <w:pPr>
        <w:numPr>
          <w:ilvl w:val="0"/>
          <w:numId w:val="1"/>
        </w:numPr>
        <w:bidi w:val="0"/>
        <w:spacing w:line="360" w:lineRule="auto"/>
        <w:rPr>
          <w:rFonts w:asciiTheme="majorBidi" w:hAnsiTheme="majorBidi" w:cstheme="majorBidi"/>
          <w:sz w:val="24"/>
          <w:szCs w:val="24"/>
        </w:rPr>
        <w:pPrChange w:id="89" w:author="Nina Garmash" w:date="2026-05-12T14:47:00Z" w16du:dateUtc="2026-05-12T11:47:00Z">
          <w:pPr>
            <w:numPr>
              <w:numId w:val="1"/>
            </w:numPr>
            <w:tabs>
              <w:tab w:val="num" w:pos="720"/>
            </w:tabs>
            <w:bidi w:val="0"/>
            <w:spacing w:line="276" w:lineRule="auto"/>
            <w:ind w:left="720" w:hanging="360"/>
          </w:pPr>
        </w:pPrChange>
      </w:pPr>
      <w:r w:rsidRPr="000A2045">
        <w:rPr>
          <w:rFonts w:asciiTheme="majorBidi" w:hAnsiTheme="majorBidi" w:cstheme="majorBidi"/>
          <w:sz w:val="24"/>
          <w:szCs w:val="24"/>
        </w:rPr>
        <w:t>Niemann, M., Braun, K. F., Otto, E., Tiefenbrunner, M., Wuster, J., Stockle, U., Ahmad, S. S., Mardian, S., &amp; Graef, F. (2023). Dangers of e-mobility: A systematic review and meta-analysis of sustained injury patterns and injury severity. </w:t>
      </w:r>
      <w:r w:rsidRPr="000A2045">
        <w:rPr>
          <w:rFonts w:asciiTheme="majorBidi" w:hAnsiTheme="majorBidi" w:cstheme="majorBidi"/>
          <w:i/>
          <w:iCs/>
          <w:sz w:val="24"/>
          <w:szCs w:val="24"/>
        </w:rPr>
        <w:t>Safety Science, 167</w:t>
      </w:r>
      <w:r w:rsidRPr="000A2045">
        <w:rPr>
          <w:rFonts w:asciiTheme="majorBidi" w:hAnsiTheme="majorBidi" w:cstheme="majorBidi"/>
          <w:sz w:val="24"/>
          <w:szCs w:val="24"/>
        </w:rPr>
        <w:t>, 106283. </w:t>
      </w:r>
      <w:r>
        <w:fldChar w:fldCharType="begin"/>
      </w:r>
      <w:r>
        <w:instrText>HYPERLINK "https://doi.org/10.1016/j.ssci.2023.106283"</w:instrText>
      </w:r>
      <w:r>
        <w:fldChar w:fldCharType="separate"/>
      </w:r>
      <w:r w:rsidRPr="000A2045">
        <w:rPr>
          <w:rStyle w:val="Hyperlink"/>
          <w:rFonts w:asciiTheme="majorBidi" w:hAnsiTheme="majorBidi" w:cstheme="majorBidi"/>
          <w:sz w:val="24"/>
          <w:szCs w:val="24"/>
        </w:rPr>
        <w:t>https://doi.org/10.1016/j.ssci.2023.106283</w:t>
      </w:r>
      <w:r>
        <w:fldChar w:fldCharType="end"/>
      </w:r>
    </w:p>
    <w:p w14:paraId="2D16B9CC" w14:textId="77777777" w:rsidR="000A2045" w:rsidRPr="000A2045" w:rsidRDefault="000A2045" w:rsidP="002A1EB2">
      <w:pPr>
        <w:numPr>
          <w:ilvl w:val="0"/>
          <w:numId w:val="1"/>
        </w:numPr>
        <w:bidi w:val="0"/>
        <w:spacing w:line="360" w:lineRule="auto"/>
        <w:rPr>
          <w:rFonts w:asciiTheme="majorBidi" w:hAnsiTheme="majorBidi" w:cstheme="majorBidi"/>
          <w:sz w:val="24"/>
          <w:szCs w:val="24"/>
        </w:rPr>
        <w:pPrChange w:id="90" w:author="Nina Garmash" w:date="2026-05-12T14:47:00Z" w16du:dateUtc="2026-05-12T11:47:00Z">
          <w:pPr>
            <w:numPr>
              <w:numId w:val="1"/>
            </w:numPr>
            <w:tabs>
              <w:tab w:val="num" w:pos="720"/>
            </w:tabs>
            <w:bidi w:val="0"/>
            <w:spacing w:line="276" w:lineRule="auto"/>
            <w:ind w:left="720" w:hanging="360"/>
          </w:pPr>
        </w:pPrChange>
      </w:pPr>
      <w:r w:rsidRPr="000A2045">
        <w:rPr>
          <w:rFonts w:asciiTheme="majorBidi" w:hAnsiTheme="majorBidi" w:cstheme="majorBidi"/>
          <w:sz w:val="24"/>
          <w:szCs w:val="24"/>
        </w:rPr>
        <w:lastRenderedPageBreak/>
        <w:t>Dibaj, S., Vosough, S., Kazemzadeh, K., O'Hern, S., &amp; Mladenovic, M. N. (2024). An exploration of e-scooter injuries and severity: Impact of restriction policies in Helsinki, Finland. </w:t>
      </w:r>
      <w:r w:rsidRPr="000A2045">
        <w:rPr>
          <w:rFonts w:asciiTheme="majorBidi" w:hAnsiTheme="majorBidi" w:cstheme="majorBidi"/>
          <w:i/>
          <w:iCs/>
          <w:sz w:val="24"/>
          <w:szCs w:val="24"/>
        </w:rPr>
        <w:t>Journal of Safety Research, 91</w:t>
      </w:r>
      <w:r w:rsidRPr="000A2045">
        <w:rPr>
          <w:rFonts w:asciiTheme="majorBidi" w:hAnsiTheme="majorBidi" w:cstheme="majorBidi"/>
          <w:sz w:val="24"/>
          <w:szCs w:val="24"/>
        </w:rPr>
        <w:t>, 271-282. </w:t>
      </w:r>
      <w:r>
        <w:fldChar w:fldCharType="begin"/>
      </w:r>
      <w:r>
        <w:instrText>HYPERLINK "https://doi.org/10.1016/j.jsr.2024.09.006"</w:instrText>
      </w:r>
      <w:r>
        <w:fldChar w:fldCharType="separate"/>
      </w:r>
      <w:r w:rsidRPr="000A2045">
        <w:rPr>
          <w:rStyle w:val="Hyperlink"/>
          <w:rFonts w:asciiTheme="majorBidi" w:hAnsiTheme="majorBidi" w:cstheme="majorBidi"/>
          <w:sz w:val="24"/>
          <w:szCs w:val="24"/>
        </w:rPr>
        <w:t>https://doi.org/10.1016/j.jsr.2024.09.006</w:t>
      </w:r>
      <w:r>
        <w:fldChar w:fldCharType="end"/>
      </w:r>
    </w:p>
    <w:p w14:paraId="5BE280E1" w14:textId="77777777" w:rsidR="000A2045" w:rsidRPr="000A2045" w:rsidRDefault="000A2045" w:rsidP="002A1EB2">
      <w:pPr>
        <w:numPr>
          <w:ilvl w:val="0"/>
          <w:numId w:val="1"/>
        </w:numPr>
        <w:bidi w:val="0"/>
        <w:spacing w:line="360" w:lineRule="auto"/>
        <w:rPr>
          <w:rFonts w:asciiTheme="majorBidi" w:hAnsiTheme="majorBidi" w:cstheme="majorBidi"/>
          <w:sz w:val="24"/>
          <w:szCs w:val="24"/>
        </w:rPr>
        <w:pPrChange w:id="91" w:author="Nina Garmash" w:date="2026-05-12T14:47:00Z" w16du:dateUtc="2026-05-12T11:47:00Z">
          <w:pPr>
            <w:numPr>
              <w:numId w:val="1"/>
            </w:numPr>
            <w:tabs>
              <w:tab w:val="num" w:pos="720"/>
            </w:tabs>
            <w:bidi w:val="0"/>
            <w:spacing w:line="276" w:lineRule="auto"/>
            <w:ind w:left="720" w:hanging="360"/>
          </w:pPr>
        </w:pPrChange>
      </w:pPr>
      <w:r w:rsidRPr="000A2045">
        <w:rPr>
          <w:rFonts w:asciiTheme="majorBidi" w:hAnsiTheme="majorBidi" w:cstheme="majorBidi"/>
          <w:sz w:val="24"/>
          <w:szCs w:val="24"/>
        </w:rPr>
        <w:t>Israel Central Bureau of Statistics. (2018). </w:t>
      </w:r>
      <w:r w:rsidRPr="000A2045">
        <w:rPr>
          <w:rFonts w:asciiTheme="majorBidi" w:hAnsiTheme="majorBidi" w:cstheme="majorBidi"/>
          <w:i/>
          <w:iCs/>
          <w:sz w:val="24"/>
          <w:szCs w:val="24"/>
        </w:rPr>
        <w:t>Public Use File (PUF): Road accidents with casualties, extended type, abbreviated downloadable file</w:t>
      </w:r>
      <w:r w:rsidRPr="000A2045">
        <w:rPr>
          <w:rFonts w:asciiTheme="majorBidi" w:hAnsiTheme="majorBidi" w:cstheme="majorBidi"/>
          <w:sz w:val="24"/>
          <w:szCs w:val="24"/>
        </w:rPr>
        <w:t>. </w:t>
      </w:r>
      <w:r>
        <w:fldChar w:fldCharType="begin"/>
      </w:r>
      <w:r>
        <w:instrText>HYPERLINK "https://www.cbs.gov.il/he/publications/DocLib1/2015/PUF/%D7%AA%D7%97%D7%91%D7%95%D7%A8%D7%94/h20181331abstract.pdf"</w:instrText>
      </w:r>
      <w:r>
        <w:fldChar w:fldCharType="separate"/>
      </w:r>
      <w:r w:rsidRPr="000A2045">
        <w:rPr>
          <w:rStyle w:val="Hyperlink"/>
          <w:rFonts w:asciiTheme="majorBidi" w:hAnsiTheme="majorBidi" w:cstheme="majorBidi"/>
          <w:sz w:val="24"/>
          <w:szCs w:val="24"/>
        </w:rPr>
        <w:t>https://www.cbs.gov.il/he/publications/DocLib1/2015/PUF/</w:t>
      </w:r>
      <w:r w:rsidRPr="000A2045">
        <w:rPr>
          <w:rStyle w:val="Hyperlink"/>
          <w:rFonts w:asciiTheme="majorBidi" w:hAnsiTheme="majorBidi" w:cstheme="majorBidi"/>
          <w:sz w:val="24"/>
          <w:szCs w:val="24"/>
          <w:rtl/>
        </w:rPr>
        <w:t>תחבורה</w:t>
      </w:r>
      <w:r w:rsidRPr="000A2045">
        <w:rPr>
          <w:rStyle w:val="Hyperlink"/>
          <w:rFonts w:asciiTheme="majorBidi" w:hAnsiTheme="majorBidi" w:cstheme="majorBidi"/>
          <w:sz w:val="24"/>
          <w:szCs w:val="24"/>
        </w:rPr>
        <w:t>/h20181331abstract.pdf</w:t>
      </w:r>
      <w:r>
        <w:fldChar w:fldCharType="end"/>
      </w:r>
    </w:p>
    <w:p w14:paraId="2BC8AC72" w14:textId="77777777" w:rsidR="008B3D79" w:rsidRPr="000A2045" w:rsidRDefault="008B3D79" w:rsidP="002A1EB2">
      <w:pPr>
        <w:bidi w:val="0"/>
        <w:spacing w:line="360" w:lineRule="auto"/>
        <w:rPr>
          <w:rFonts w:asciiTheme="majorBidi" w:hAnsiTheme="majorBidi" w:cstheme="majorBidi"/>
          <w:sz w:val="24"/>
          <w:szCs w:val="24"/>
        </w:rPr>
        <w:pPrChange w:id="92" w:author="Nina Garmash" w:date="2026-05-12T14:47:00Z" w16du:dateUtc="2026-05-12T11:47:00Z">
          <w:pPr>
            <w:bidi w:val="0"/>
            <w:spacing w:line="276" w:lineRule="auto"/>
          </w:pPr>
        </w:pPrChange>
      </w:pPr>
    </w:p>
    <w:sectPr w:rsidR="008B3D79" w:rsidRPr="000A2045" w:rsidSect="001E04EE">
      <w:pgSz w:w="11906" w:h="16838"/>
      <w:pgMar w:top="1440" w:right="1800" w:bottom="1440" w:left="1800"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ina Garmash" w:date="2026-05-12T16:31:00Z" w:initials="NG">
    <w:p w14:paraId="1F3BFC1A" w14:textId="77777777" w:rsidR="00506CC8" w:rsidRDefault="00506CC8" w:rsidP="00506CC8">
      <w:pPr>
        <w:pStyle w:val="CommentText"/>
        <w:bidi w:val="0"/>
      </w:pPr>
      <w:r>
        <w:rPr>
          <w:rStyle w:val="CommentReference"/>
        </w:rPr>
        <w:annotationRef/>
      </w:r>
      <w:r>
        <w:t>Your version?</w:t>
      </w:r>
    </w:p>
  </w:comment>
  <w:comment w:id="6" w:author="Mali Sher" w:date="2026-05-11T21:14:00Z" w:initials="MS">
    <w:p w14:paraId="34ACB216" w14:textId="77777777" w:rsidR="002C0B6B" w:rsidRDefault="002C0B6B" w:rsidP="002C0B6B">
      <w:pPr>
        <w:pStyle w:val="CommentText"/>
        <w:bidi w:val="0"/>
      </w:pPr>
      <w:r>
        <w:rPr>
          <w:rStyle w:val="CommentReference"/>
        </w:rPr>
        <w:annotationRef/>
      </w:r>
      <w:r>
        <w:rPr>
          <w:rFonts w:hint="cs"/>
          <w:rtl/>
        </w:rPr>
        <w:t>בעיה</w:t>
      </w:r>
      <w:r>
        <w:rPr>
          <w:rtl/>
        </w:rPr>
        <w:t xml:space="preserve"> </w:t>
      </w:r>
      <w:r>
        <w:rPr>
          <w:rFonts w:hint="cs"/>
          <w:rtl/>
        </w:rPr>
        <w:t>הנה</w:t>
      </w:r>
      <w:r>
        <w:rPr>
          <w:rtl/>
        </w:rPr>
        <w:t xml:space="preserve"> </w:t>
      </w:r>
      <w:r>
        <w:rPr>
          <w:rFonts w:hint="cs"/>
          <w:rtl/>
        </w:rPr>
        <w:t>עליה</w:t>
      </w:r>
      <w:r>
        <w:rPr>
          <w:rtl/>
        </w:rPr>
        <w:t xml:space="preserve"> </w:t>
      </w:r>
      <w:r>
        <w:rPr>
          <w:rFonts w:hint="cs"/>
          <w:rtl/>
        </w:rPr>
        <w:t>במספר</w:t>
      </w:r>
      <w:r>
        <w:rPr>
          <w:rtl/>
        </w:rPr>
        <w:t xml:space="preserve"> </w:t>
      </w:r>
      <w:r>
        <w:rPr>
          <w:rFonts w:hint="cs"/>
          <w:rtl/>
        </w:rPr>
        <w:t>תאונות</w:t>
      </w:r>
      <w:r>
        <w:rPr>
          <w:rtl/>
        </w:rPr>
        <w:t xml:space="preserve"> </w:t>
      </w:r>
      <w:r>
        <w:rPr>
          <w:rFonts w:hint="cs"/>
          <w:rtl/>
        </w:rPr>
        <w:t>הדרכים</w:t>
      </w:r>
      <w:r>
        <w:rPr>
          <w:rtl/>
        </w:rPr>
        <w:t xml:space="preserve"> </w:t>
      </w:r>
      <w:r>
        <w:rPr>
          <w:rFonts w:hint="cs"/>
          <w:rtl/>
        </w:rPr>
        <w:t>והחומרה</w:t>
      </w:r>
      <w:r>
        <w:rPr>
          <w:rtl/>
        </w:rPr>
        <w:t xml:space="preserve"> </w:t>
      </w:r>
      <w:r>
        <w:rPr>
          <w:rFonts w:hint="cs"/>
          <w:rtl/>
        </w:rPr>
        <w:t>במעורבות</w:t>
      </w:r>
      <w:r>
        <w:rPr>
          <w:rtl/>
        </w:rPr>
        <w:t xml:space="preserve"> </w:t>
      </w:r>
      <w:r>
        <w:rPr>
          <w:rFonts w:hint="cs"/>
          <w:rtl/>
        </w:rPr>
        <w:t>קורקינטים</w:t>
      </w:r>
      <w:r>
        <w:rPr>
          <w:rtl/>
        </w:rPr>
        <w:t xml:space="preserve"> </w:t>
      </w:r>
      <w:r>
        <w:rPr>
          <w:rFonts w:hint="cs"/>
          <w:rtl/>
        </w:rPr>
        <w:t>חשמליים</w:t>
      </w:r>
      <w:r>
        <w:rPr>
          <w:rtl/>
        </w:rPr>
        <w:t xml:space="preserve">. </w:t>
      </w:r>
      <w:r>
        <w:rPr>
          <w:rFonts w:hint="cs"/>
          <w:rtl/>
        </w:rPr>
        <w:t>כיום</w:t>
      </w:r>
      <w:r>
        <w:rPr>
          <w:rtl/>
        </w:rPr>
        <w:t xml:space="preserve"> </w:t>
      </w:r>
      <w:r>
        <w:rPr>
          <w:rFonts w:hint="cs"/>
          <w:rtl/>
        </w:rPr>
        <w:t>מספר</w:t>
      </w:r>
      <w:r>
        <w:rPr>
          <w:rtl/>
        </w:rPr>
        <w:t xml:space="preserve"> </w:t>
      </w:r>
      <w:r>
        <w:rPr>
          <w:rFonts w:hint="cs"/>
          <w:rtl/>
        </w:rPr>
        <w:t>פתרונות</w:t>
      </w:r>
      <w:r>
        <w:rPr>
          <w:rtl/>
        </w:rPr>
        <w:t xml:space="preserve"> </w:t>
      </w:r>
      <w:r>
        <w:rPr>
          <w:rFonts w:hint="cs"/>
          <w:rtl/>
        </w:rPr>
        <w:t>ניתנו</w:t>
      </w:r>
      <w:r>
        <w:rPr>
          <w:rtl/>
        </w:rPr>
        <w:t xml:space="preserve"> </w:t>
      </w:r>
      <w:r>
        <w:rPr>
          <w:rFonts w:hint="cs"/>
          <w:rtl/>
        </w:rPr>
        <w:t>לכך</w:t>
      </w:r>
      <w:r>
        <w:rPr>
          <w:rtl/>
        </w:rPr>
        <w:t xml:space="preserve">: </w:t>
      </w:r>
      <w:r>
        <w:rPr>
          <w:rFonts w:hint="cs"/>
          <w:rtl/>
        </w:rPr>
        <w:t>תשתית</w:t>
      </w:r>
      <w:r>
        <w:rPr>
          <w:rtl/>
        </w:rPr>
        <w:t xml:space="preserve">, </w:t>
      </w:r>
      <w:r>
        <w:rPr>
          <w:rFonts w:hint="cs"/>
          <w:rtl/>
        </w:rPr>
        <w:t>אכיפה</w:t>
      </w:r>
      <w:r>
        <w:rPr>
          <w:rtl/>
        </w:rPr>
        <w:t xml:space="preserve">, </w:t>
      </w:r>
      <w:r>
        <w:rPr>
          <w:rFonts w:hint="cs"/>
          <w:rtl/>
        </w:rPr>
        <w:t>תקנות</w:t>
      </w:r>
      <w:r>
        <w:rPr>
          <w:rtl/>
        </w:rPr>
        <w:t xml:space="preserve"> </w:t>
      </w:r>
      <w:r>
        <w:rPr>
          <w:rFonts w:hint="cs"/>
          <w:rtl/>
        </w:rPr>
        <w:t>וכו</w:t>
      </w:r>
      <w:r>
        <w:rPr>
          <w:rtl/>
        </w:rPr>
        <w:t xml:space="preserve">. </w:t>
      </w:r>
      <w:r>
        <w:rPr>
          <w:rFonts w:hint="cs"/>
          <w:rtl/>
        </w:rPr>
        <w:t>אך</w:t>
      </w:r>
      <w:r>
        <w:rPr>
          <w:rtl/>
        </w:rPr>
        <w:t xml:space="preserve"> </w:t>
      </w:r>
      <w:r>
        <w:rPr>
          <w:rFonts w:hint="cs"/>
          <w:rtl/>
        </w:rPr>
        <w:t>עדיין</w:t>
      </w:r>
      <w:r>
        <w:rPr>
          <w:rtl/>
        </w:rPr>
        <w:t xml:space="preserve"> </w:t>
      </w:r>
      <w:r>
        <w:rPr>
          <w:rFonts w:hint="cs"/>
          <w:rtl/>
        </w:rPr>
        <w:t>הבעיה</w:t>
      </w:r>
      <w:r>
        <w:rPr>
          <w:rtl/>
        </w:rPr>
        <w:t xml:space="preserve"> </w:t>
      </w:r>
      <w:r>
        <w:rPr>
          <w:rFonts w:hint="cs"/>
          <w:rtl/>
        </w:rPr>
        <w:t>נמשכלת</w:t>
      </w:r>
      <w:r>
        <w:rPr>
          <w:rtl/>
        </w:rPr>
        <w:t xml:space="preserve">. </w:t>
      </w:r>
      <w:r>
        <w:rPr>
          <w:rFonts w:hint="cs"/>
          <w:rtl/>
        </w:rPr>
        <w:t>נרצה</w:t>
      </w:r>
      <w:r>
        <w:rPr>
          <w:rtl/>
        </w:rPr>
        <w:t xml:space="preserve"> </w:t>
      </w:r>
      <w:r>
        <w:rPr>
          <w:rFonts w:hint="cs"/>
          <w:rtl/>
        </w:rPr>
        <w:t>לבחון</w:t>
      </w:r>
      <w:r>
        <w:rPr>
          <w:rtl/>
        </w:rPr>
        <w:t xml:space="preserve"> </w:t>
      </w:r>
      <w:r>
        <w:rPr>
          <w:rFonts w:hint="cs"/>
          <w:rtl/>
        </w:rPr>
        <w:t>את</w:t>
      </w:r>
      <w:r>
        <w:rPr>
          <w:rtl/>
        </w:rPr>
        <w:t xml:space="preserve"> </w:t>
      </w:r>
      <w:r>
        <w:rPr>
          <w:rFonts w:hint="cs"/>
          <w:rtl/>
        </w:rPr>
        <w:t>השפעת</w:t>
      </w:r>
      <w:r>
        <w:rPr>
          <w:rtl/>
        </w:rPr>
        <w:t xml:space="preserve"> </w:t>
      </w:r>
      <w:r>
        <w:rPr>
          <w:rFonts w:hint="cs"/>
          <w:rtl/>
        </w:rPr>
        <w:t>השינויים</w:t>
      </w:r>
      <w:r>
        <w:rPr>
          <w:rtl/>
        </w:rPr>
        <w:t xml:space="preserve"> </w:t>
      </w:r>
      <w:r>
        <w:rPr>
          <w:rFonts w:hint="cs"/>
          <w:rtl/>
        </w:rPr>
        <w:t>על</w:t>
      </w:r>
      <w:r>
        <w:rPr>
          <w:rtl/>
        </w:rPr>
        <w:t xml:space="preserve"> </w:t>
      </w:r>
      <w:r>
        <w:rPr>
          <w:rFonts w:hint="cs"/>
          <w:rtl/>
        </w:rPr>
        <w:t>המצב</w:t>
      </w:r>
      <w:r>
        <w:rPr>
          <w:rtl/>
        </w:rPr>
        <w:t xml:space="preserve"> - </w:t>
      </w:r>
      <w:r>
        <w:rPr>
          <w:rFonts w:hint="cs"/>
          <w:rtl/>
        </w:rPr>
        <w:t>נכון</w:t>
      </w:r>
      <w:r>
        <w:rPr>
          <w:rtl/>
        </w:rPr>
        <w:t>?</w:t>
      </w:r>
    </w:p>
  </w:comment>
  <w:comment w:id="7" w:author="Nina Garmash" w:date="2026-05-12T15:01:00Z" w:initials="NG">
    <w:p w14:paraId="153F2167" w14:textId="77777777" w:rsidR="00A86DC7" w:rsidRDefault="00A86DC7" w:rsidP="00A86DC7">
      <w:pPr>
        <w:pStyle w:val="CommentText"/>
        <w:bidi w:val="0"/>
      </w:pPr>
      <w:r>
        <w:rPr>
          <w:rStyle w:val="CommentReference"/>
        </w:rPr>
        <w:annotationRef/>
      </w:r>
      <w:r>
        <w:t xml:space="preserve">Not quite so - number of ES crashes and ES share in all micromobility crashes are rising, while severity was highest in 2022 (12.9%) and then goes down, 2025 - 8.3%. We want to know what factors define the patterns, using all available info, to be able to improve ES safety </w:t>
      </w:r>
    </w:p>
  </w:comment>
  <w:comment w:id="10" w:author="Mali Sher" w:date="2026-05-11T21:07:00Z" w:initials="MS">
    <w:p w14:paraId="4CC036CF" w14:textId="77777777" w:rsidR="00975B7B" w:rsidRDefault="00975B7B" w:rsidP="00975B7B">
      <w:pPr>
        <w:pStyle w:val="CommentText"/>
        <w:bidi w:val="0"/>
      </w:pPr>
      <w:r>
        <w:rPr>
          <w:rStyle w:val="CommentReference"/>
        </w:rPr>
        <w:annotationRef/>
      </w:r>
      <w:r>
        <w:t>This is 1.5 space</w:t>
      </w:r>
    </w:p>
  </w:comment>
  <w:comment w:id="11" w:author="Nina Garmash" w:date="2026-05-12T15:01:00Z" w:initials="NG">
    <w:p w14:paraId="32C0F31D" w14:textId="77777777" w:rsidR="001F3EA0" w:rsidRDefault="001F3EA0" w:rsidP="001F3EA0">
      <w:pPr>
        <w:pStyle w:val="CommentText"/>
        <w:bidi w:val="0"/>
      </w:pPr>
      <w:r>
        <w:rPr>
          <w:rStyle w:val="CommentReference"/>
        </w:rPr>
        <w:annotationRef/>
      </w:r>
      <w:r>
        <w:t>Ok,  fixing</w:t>
      </w:r>
    </w:p>
  </w:comment>
  <w:comment w:id="22" w:author="Mali Sher" w:date="2026-05-11T21:12:00Z" w:initials="MS">
    <w:p w14:paraId="336E7BCA" w14:textId="77777777" w:rsidR="00B90BAC" w:rsidRDefault="00B90BAC" w:rsidP="00B90BAC">
      <w:pPr>
        <w:pStyle w:val="CommentText"/>
        <w:bidi w:val="0"/>
      </w:pPr>
      <w:r>
        <w:rPr>
          <w:rStyle w:val="CommentReference"/>
        </w:rPr>
        <w:annotationRef/>
      </w:r>
      <w:r>
        <w:rPr>
          <w:rFonts w:hint="cs"/>
          <w:rtl/>
        </w:rPr>
        <w:t>לא</w:t>
      </w:r>
      <w:r>
        <w:rPr>
          <w:rtl/>
        </w:rPr>
        <w:t xml:space="preserve"> </w:t>
      </w:r>
      <w:r>
        <w:rPr>
          <w:rFonts w:hint="cs"/>
          <w:rtl/>
        </w:rPr>
        <w:t>ברור</w:t>
      </w:r>
    </w:p>
  </w:comment>
  <w:comment w:id="24" w:author="Mali Sher" w:date="2026-05-11T21:13:00Z" w:initials="MS">
    <w:p w14:paraId="56C8F893" w14:textId="77777777" w:rsidR="004401A9" w:rsidRDefault="004401A9" w:rsidP="004401A9">
      <w:pPr>
        <w:pStyle w:val="CommentText"/>
        <w:bidi w:val="0"/>
      </w:pPr>
      <w:r>
        <w:rPr>
          <w:rStyle w:val="CommentReference"/>
        </w:rPr>
        <w:annotationRef/>
      </w:r>
      <w:r>
        <w:rPr>
          <w:rFonts w:hint="cs"/>
          <w:rtl/>
        </w:rPr>
        <w:t>זו</w:t>
      </w:r>
      <w:r>
        <w:rPr>
          <w:rtl/>
        </w:rPr>
        <w:t xml:space="preserve"> </w:t>
      </w:r>
      <w:r>
        <w:rPr>
          <w:rFonts w:hint="cs"/>
          <w:rtl/>
        </w:rPr>
        <w:t>לא</w:t>
      </w:r>
      <w:r>
        <w:rPr>
          <w:rtl/>
        </w:rPr>
        <w:t xml:space="preserve"> </w:t>
      </w:r>
      <w:r>
        <w:rPr>
          <w:rFonts w:hint="cs"/>
          <w:rtl/>
        </w:rPr>
        <w:t>הבעיה</w:t>
      </w:r>
      <w:r>
        <w:rPr>
          <w:rtl/>
        </w:rPr>
        <w:t xml:space="preserve"> </w:t>
      </w:r>
      <w:r>
        <w:rPr>
          <w:rFonts w:hint="cs"/>
          <w:rtl/>
        </w:rPr>
        <w:t>שאנו</w:t>
      </w:r>
      <w:r>
        <w:rPr>
          <w:rtl/>
        </w:rPr>
        <w:t xml:space="preserve"> </w:t>
      </w:r>
      <w:r>
        <w:rPr>
          <w:rFonts w:hint="cs"/>
          <w:rtl/>
        </w:rPr>
        <w:t>רוצים</w:t>
      </w:r>
      <w:r>
        <w:rPr>
          <w:rtl/>
        </w:rPr>
        <w:t xml:space="preserve"> </w:t>
      </w:r>
      <w:r>
        <w:rPr>
          <w:rFonts w:hint="cs"/>
          <w:rtl/>
        </w:rPr>
        <w:t>לטפל</w:t>
      </w:r>
    </w:p>
  </w:comment>
  <w:comment w:id="25" w:author="Mali Sher" w:date="2026-05-11T21:13:00Z" w:initials="MS">
    <w:p w14:paraId="291D038D" w14:textId="77777777" w:rsidR="00AB6D05" w:rsidRDefault="00AB6D05" w:rsidP="00AB6D05">
      <w:pPr>
        <w:pStyle w:val="CommentText"/>
        <w:bidi w:val="0"/>
      </w:pPr>
      <w:r>
        <w:rPr>
          <w:rStyle w:val="CommentReference"/>
        </w:rPr>
        <w:annotationRef/>
      </w:r>
      <w:r>
        <w:rPr>
          <w:rFonts w:hint="cs"/>
          <w:rtl/>
        </w:rPr>
        <w:t>לא</w:t>
      </w:r>
      <w:r>
        <w:rPr>
          <w:rtl/>
        </w:rPr>
        <w:t xml:space="preserve"> </w:t>
      </w:r>
      <w:r>
        <w:rPr>
          <w:rFonts w:hint="cs"/>
          <w:rtl/>
        </w:rPr>
        <w:t>מתאים</w:t>
      </w:r>
      <w:r>
        <w:rPr>
          <w:rtl/>
        </w:rPr>
        <w:t xml:space="preserve"> </w:t>
      </w:r>
      <w:r>
        <w:rPr>
          <w:rFonts w:hint="cs"/>
          <w:rtl/>
        </w:rPr>
        <w:t>לכותרת</w:t>
      </w:r>
      <w:r>
        <w:rPr>
          <w:rtl/>
        </w:rPr>
        <w:t xml:space="preserve"> </w:t>
      </w:r>
      <w:r>
        <w:rPr>
          <w:rFonts w:hint="cs"/>
          <w:rtl/>
        </w:rPr>
        <w:t>הפרק</w:t>
      </w:r>
    </w:p>
  </w:comment>
  <w:comment w:id="26" w:author="Nina Garmash" w:date="2026-05-12T15:05:00Z" w:initials="NG">
    <w:p w14:paraId="1FCBFE53" w14:textId="77777777" w:rsidR="00564801" w:rsidRDefault="00564801" w:rsidP="00564801">
      <w:pPr>
        <w:pStyle w:val="CommentText"/>
        <w:bidi w:val="0"/>
      </w:pPr>
      <w:r>
        <w:rPr>
          <w:rStyle w:val="CommentReference"/>
        </w:rPr>
        <w:annotationRef/>
      </w:r>
      <w:r>
        <w:t>Ok</w:t>
      </w:r>
    </w:p>
  </w:comment>
  <w:comment w:id="38" w:author="Mali Sher" w:date="2026-05-11T21:17:00Z" w:initials="MS">
    <w:p w14:paraId="3ECBACAF" w14:textId="77777777" w:rsidR="00C362E2" w:rsidRDefault="00C362E2" w:rsidP="00C362E2">
      <w:pPr>
        <w:pStyle w:val="CommentText"/>
        <w:bidi w:val="0"/>
      </w:pPr>
      <w:r>
        <w:rPr>
          <w:rStyle w:val="CommentReference"/>
        </w:rPr>
        <w:annotationRef/>
      </w:r>
      <w:r>
        <w:rPr>
          <w:rFonts w:hint="cs"/>
          <w:rtl/>
        </w:rPr>
        <w:t>לציין</w:t>
      </w:r>
      <w:r>
        <w:rPr>
          <w:rtl/>
        </w:rPr>
        <w:t xml:space="preserve"> </w:t>
      </w:r>
      <w:r>
        <w:rPr>
          <w:rFonts w:hint="cs"/>
          <w:rtl/>
        </w:rPr>
        <w:t>את</w:t>
      </w:r>
      <w:r>
        <w:rPr>
          <w:rtl/>
        </w:rPr>
        <w:t xml:space="preserve"> </w:t>
      </w:r>
      <w:r>
        <w:rPr>
          <w:rFonts w:hint="cs"/>
          <w:rtl/>
        </w:rPr>
        <w:t>המצגת</w:t>
      </w:r>
      <w:r>
        <w:rPr>
          <w:rtl/>
        </w:rPr>
        <w:t xml:space="preserve"> </w:t>
      </w:r>
      <w:r>
        <w:rPr>
          <w:rFonts w:hint="cs"/>
          <w:rtl/>
        </w:rPr>
        <w:t>של</w:t>
      </w:r>
      <w:r>
        <w:rPr>
          <w:rtl/>
        </w:rPr>
        <w:t xml:space="preserve"> </w:t>
      </w:r>
      <w:r>
        <w:rPr>
          <w:rFonts w:hint="cs"/>
          <w:rtl/>
        </w:rPr>
        <w:t>בכנס</w:t>
      </w:r>
    </w:p>
  </w:comment>
  <w:comment w:id="39" w:author="Nina Garmash" w:date="2026-05-12T15:06:00Z" w:initials="NG">
    <w:p w14:paraId="395CDAA7" w14:textId="77777777" w:rsidR="00B34EBE" w:rsidRDefault="00B34EBE" w:rsidP="00B34EBE">
      <w:pPr>
        <w:pStyle w:val="CommentText"/>
        <w:bidi w:val="0"/>
      </w:pPr>
      <w:r>
        <w:rPr>
          <w:rStyle w:val="CommentReference"/>
        </w:rPr>
        <w:annotationRef/>
      </w:r>
      <w:r>
        <w:t>?</w:t>
      </w:r>
    </w:p>
  </w:comment>
  <w:comment w:id="42" w:author="Mali Sher" w:date="2026-05-11T21:18:00Z" w:initials="MS">
    <w:p w14:paraId="4B256DCF" w14:textId="77777777" w:rsidR="00F73C8A" w:rsidRDefault="00F73C8A" w:rsidP="00F73C8A">
      <w:pPr>
        <w:pStyle w:val="CommentText"/>
        <w:bidi w:val="0"/>
      </w:pPr>
      <w:r>
        <w:rPr>
          <w:rStyle w:val="CommentReference"/>
        </w:rPr>
        <w:annotationRef/>
      </w:r>
      <w:r>
        <w:rPr>
          <w:rFonts w:hint="cs"/>
          <w:rtl/>
        </w:rPr>
        <w:t>עד</w:t>
      </w:r>
      <w:r>
        <w:rPr>
          <w:rtl/>
        </w:rPr>
        <w:t xml:space="preserve"> </w:t>
      </w:r>
      <w:r>
        <w:rPr>
          <w:rFonts w:hint="cs"/>
          <w:rtl/>
        </w:rPr>
        <w:t>כאן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3BFC1A" w15:done="0"/>
  <w15:commentEx w15:paraId="34ACB216" w15:done="0"/>
  <w15:commentEx w15:paraId="153F2167" w15:paraIdParent="34ACB216" w15:done="0"/>
  <w15:commentEx w15:paraId="4CC036CF" w15:done="0"/>
  <w15:commentEx w15:paraId="32C0F31D" w15:paraIdParent="4CC036CF" w15:done="0"/>
  <w15:commentEx w15:paraId="336E7BCA" w15:done="0"/>
  <w15:commentEx w15:paraId="56C8F893" w15:done="0"/>
  <w15:commentEx w15:paraId="291D038D" w15:done="0"/>
  <w15:commentEx w15:paraId="1FCBFE53" w15:paraIdParent="291D038D" w15:done="0"/>
  <w15:commentEx w15:paraId="3ECBACAF" w15:done="0"/>
  <w15:commentEx w15:paraId="395CDAA7" w15:paraIdParent="3ECBACAF" w15:done="0"/>
  <w15:commentEx w15:paraId="4B256D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C74AF" w16cex:dateUtc="2026-05-12T13:31:00Z"/>
  <w16cex:commentExtensible w16cex:durableId="11523031" w16cex:dateUtc="2026-05-11T18:14:00Z"/>
  <w16cex:commentExtensible w16cex:durableId="45CAB3C1" w16cex:dateUtc="2026-05-12T12:01:00Z"/>
  <w16cex:commentExtensible w16cex:durableId="62E957BE" w16cex:dateUtc="2026-05-11T18:07:00Z"/>
  <w16cex:commentExtensible w16cex:durableId="6F0F62FA" w16cex:dateUtc="2026-05-12T12:01:00Z"/>
  <w16cex:commentExtensible w16cex:durableId="72B0B32C" w16cex:dateUtc="2026-05-11T18:12:00Z"/>
  <w16cex:commentExtensible w16cex:durableId="7ACDE060" w16cex:dateUtc="2026-05-11T18:13:00Z"/>
  <w16cex:commentExtensible w16cex:durableId="4625C804" w16cex:dateUtc="2026-05-11T18:13:00Z"/>
  <w16cex:commentExtensible w16cex:durableId="5305A7DD" w16cex:dateUtc="2026-05-12T12:05:00Z"/>
  <w16cex:commentExtensible w16cex:durableId="1824B884" w16cex:dateUtc="2026-05-11T18:17:00Z"/>
  <w16cex:commentExtensible w16cex:durableId="5F728990" w16cex:dateUtc="2026-05-12T12:06:00Z"/>
  <w16cex:commentExtensible w16cex:durableId="6F096741" w16cex:dateUtc="2026-05-11T1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3BFC1A" w16cid:durableId="4F1C74AF"/>
  <w16cid:commentId w16cid:paraId="34ACB216" w16cid:durableId="11523031"/>
  <w16cid:commentId w16cid:paraId="153F2167" w16cid:durableId="45CAB3C1"/>
  <w16cid:commentId w16cid:paraId="4CC036CF" w16cid:durableId="62E957BE"/>
  <w16cid:commentId w16cid:paraId="32C0F31D" w16cid:durableId="6F0F62FA"/>
  <w16cid:commentId w16cid:paraId="336E7BCA" w16cid:durableId="72B0B32C"/>
  <w16cid:commentId w16cid:paraId="56C8F893" w16cid:durableId="7ACDE060"/>
  <w16cid:commentId w16cid:paraId="291D038D" w16cid:durableId="4625C804"/>
  <w16cid:commentId w16cid:paraId="1FCBFE53" w16cid:durableId="5305A7DD"/>
  <w16cid:commentId w16cid:paraId="3ECBACAF" w16cid:durableId="1824B884"/>
  <w16cid:commentId w16cid:paraId="395CDAA7" w16cid:durableId="5F728990"/>
  <w16cid:commentId w16cid:paraId="4B256DCF" w16cid:durableId="6F0967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16E69"/>
    <w:multiLevelType w:val="multilevel"/>
    <w:tmpl w:val="1FCE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3800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na Garmash">
    <w15:presenceInfo w15:providerId="Windows Live" w15:userId="52d6cdf6c3e9894b"/>
  </w15:person>
  <w15:person w15:author="Mali Sher">
    <w15:presenceInfo w15:providerId="AD" w15:userId="S::malis@hit.ac.il::b0de0b89-2ec0-4600-b57c-c1c28fafaa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045"/>
    <w:rsid w:val="000265AF"/>
    <w:rsid w:val="0006601A"/>
    <w:rsid w:val="00071A6F"/>
    <w:rsid w:val="000A2045"/>
    <w:rsid w:val="0010439D"/>
    <w:rsid w:val="00104C29"/>
    <w:rsid w:val="00107A54"/>
    <w:rsid w:val="001675B5"/>
    <w:rsid w:val="00180569"/>
    <w:rsid w:val="001E04EE"/>
    <w:rsid w:val="001E59C0"/>
    <w:rsid w:val="001F3EA0"/>
    <w:rsid w:val="001F4920"/>
    <w:rsid w:val="0027400D"/>
    <w:rsid w:val="0027792F"/>
    <w:rsid w:val="0029229A"/>
    <w:rsid w:val="002A1EB2"/>
    <w:rsid w:val="002C0B6B"/>
    <w:rsid w:val="00350F30"/>
    <w:rsid w:val="003C174F"/>
    <w:rsid w:val="003D191B"/>
    <w:rsid w:val="004401A9"/>
    <w:rsid w:val="004820D3"/>
    <w:rsid w:val="004F6A3E"/>
    <w:rsid w:val="00506CC8"/>
    <w:rsid w:val="00564801"/>
    <w:rsid w:val="00564DF0"/>
    <w:rsid w:val="005D345F"/>
    <w:rsid w:val="005E4133"/>
    <w:rsid w:val="006146B2"/>
    <w:rsid w:val="00617B03"/>
    <w:rsid w:val="007060EC"/>
    <w:rsid w:val="00725447"/>
    <w:rsid w:val="007B5A5F"/>
    <w:rsid w:val="008B3D79"/>
    <w:rsid w:val="00975B7B"/>
    <w:rsid w:val="00981833"/>
    <w:rsid w:val="009E7330"/>
    <w:rsid w:val="00A16D36"/>
    <w:rsid w:val="00A47CBC"/>
    <w:rsid w:val="00A86DC7"/>
    <w:rsid w:val="00AB6D05"/>
    <w:rsid w:val="00AD026E"/>
    <w:rsid w:val="00B34EBE"/>
    <w:rsid w:val="00B57943"/>
    <w:rsid w:val="00B90BAC"/>
    <w:rsid w:val="00BB7BD0"/>
    <w:rsid w:val="00C362E2"/>
    <w:rsid w:val="00C619DA"/>
    <w:rsid w:val="00C70652"/>
    <w:rsid w:val="00C82733"/>
    <w:rsid w:val="00CF2EA8"/>
    <w:rsid w:val="00DD4D06"/>
    <w:rsid w:val="00E66B76"/>
    <w:rsid w:val="00E71287"/>
    <w:rsid w:val="00E75E61"/>
    <w:rsid w:val="00F0267E"/>
    <w:rsid w:val="00F5671B"/>
    <w:rsid w:val="00F73C8A"/>
    <w:rsid w:val="00FE21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DFD1"/>
  <w15:chartTrackingRefBased/>
  <w15:docId w15:val="{2A36AA14-0161-4011-9695-52EFA6A69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0A2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045"/>
    <w:rPr>
      <w:rFonts w:eastAsiaTheme="majorEastAsia" w:cstheme="majorBidi"/>
      <w:color w:val="272727" w:themeColor="text1" w:themeTint="D8"/>
    </w:rPr>
  </w:style>
  <w:style w:type="paragraph" w:styleId="Title">
    <w:name w:val="Title"/>
    <w:basedOn w:val="Normal"/>
    <w:next w:val="Normal"/>
    <w:link w:val="TitleChar"/>
    <w:uiPriority w:val="10"/>
    <w:qFormat/>
    <w:rsid w:val="000A2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045"/>
    <w:pPr>
      <w:spacing w:before="160"/>
      <w:jc w:val="center"/>
    </w:pPr>
    <w:rPr>
      <w:i/>
      <w:iCs/>
      <w:color w:val="404040" w:themeColor="text1" w:themeTint="BF"/>
    </w:rPr>
  </w:style>
  <w:style w:type="character" w:customStyle="1" w:styleId="QuoteChar">
    <w:name w:val="Quote Char"/>
    <w:basedOn w:val="DefaultParagraphFont"/>
    <w:link w:val="Quote"/>
    <w:uiPriority w:val="29"/>
    <w:rsid w:val="000A2045"/>
    <w:rPr>
      <w:i/>
      <w:iCs/>
      <w:color w:val="404040" w:themeColor="text1" w:themeTint="BF"/>
    </w:rPr>
  </w:style>
  <w:style w:type="paragraph" w:styleId="ListParagraph">
    <w:name w:val="List Paragraph"/>
    <w:basedOn w:val="Normal"/>
    <w:uiPriority w:val="34"/>
    <w:qFormat/>
    <w:rsid w:val="000A2045"/>
    <w:pPr>
      <w:ind w:left="720"/>
      <w:contextualSpacing/>
    </w:pPr>
  </w:style>
  <w:style w:type="character" w:styleId="IntenseEmphasis">
    <w:name w:val="Intense Emphasis"/>
    <w:basedOn w:val="DefaultParagraphFont"/>
    <w:uiPriority w:val="21"/>
    <w:qFormat/>
    <w:rsid w:val="000A2045"/>
    <w:rPr>
      <w:i/>
      <w:iCs/>
      <w:color w:val="0F4761" w:themeColor="accent1" w:themeShade="BF"/>
    </w:rPr>
  </w:style>
  <w:style w:type="paragraph" w:styleId="IntenseQuote">
    <w:name w:val="Intense Quote"/>
    <w:basedOn w:val="Normal"/>
    <w:next w:val="Normal"/>
    <w:link w:val="IntenseQuoteChar"/>
    <w:uiPriority w:val="30"/>
    <w:qFormat/>
    <w:rsid w:val="000A2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045"/>
    <w:rPr>
      <w:i/>
      <w:iCs/>
      <w:color w:val="0F4761" w:themeColor="accent1" w:themeShade="BF"/>
    </w:rPr>
  </w:style>
  <w:style w:type="character" w:styleId="IntenseReference">
    <w:name w:val="Intense Reference"/>
    <w:basedOn w:val="DefaultParagraphFont"/>
    <w:uiPriority w:val="32"/>
    <w:qFormat/>
    <w:rsid w:val="000A2045"/>
    <w:rPr>
      <w:b/>
      <w:bCs/>
      <w:smallCaps/>
      <w:color w:val="0F4761" w:themeColor="accent1" w:themeShade="BF"/>
      <w:spacing w:val="5"/>
    </w:rPr>
  </w:style>
  <w:style w:type="character" w:styleId="Hyperlink">
    <w:name w:val="Hyperlink"/>
    <w:basedOn w:val="DefaultParagraphFont"/>
    <w:uiPriority w:val="99"/>
    <w:unhideWhenUsed/>
    <w:rsid w:val="000A2045"/>
    <w:rPr>
      <w:color w:val="467886" w:themeColor="hyperlink"/>
      <w:u w:val="single"/>
    </w:rPr>
  </w:style>
  <w:style w:type="character" w:styleId="UnresolvedMention">
    <w:name w:val="Unresolved Mention"/>
    <w:basedOn w:val="DefaultParagraphFont"/>
    <w:uiPriority w:val="99"/>
    <w:semiHidden/>
    <w:unhideWhenUsed/>
    <w:rsid w:val="000A2045"/>
    <w:rPr>
      <w:color w:val="605E5C"/>
      <w:shd w:val="clear" w:color="auto" w:fill="E1DFDD"/>
    </w:rPr>
  </w:style>
  <w:style w:type="character" w:styleId="CommentReference">
    <w:name w:val="annotation reference"/>
    <w:basedOn w:val="DefaultParagraphFont"/>
    <w:uiPriority w:val="99"/>
    <w:semiHidden/>
    <w:unhideWhenUsed/>
    <w:rsid w:val="00975B7B"/>
    <w:rPr>
      <w:sz w:val="16"/>
      <w:szCs w:val="16"/>
    </w:rPr>
  </w:style>
  <w:style w:type="paragraph" w:styleId="CommentText">
    <w:name w:val="annotation text"/>
    <w:basedOn w:val="Normal"/>
    <w:link w:val="CommentTextChar"/>
    <w:uiPriority w:val="99"/>
    <w:unhideWhenUsed/>
    <w:rsid w:val="00975B7B"/>
    <w:pPr>
      <w:spacing w:line="240" w:lineRule="auto"/>
    </w:pPr>
    <w:rPr>
      <w:sz w:val="20"/>
      <w:szCs w:val="20"/>
    </w:rPr>
  </w:style>
  <w:style w:type="character" w:customStyle="1" w:styleId="CommentTextChar">
    <w:name w:val="Comment Text Char"/>
    <w:basedOn w:val="DefaultParagraphFont"/>
    <w:link w:val="CommentText"/>
    <w:uiPriority w:val="99"/>
    <w:rsid w:val="00975B7B"/>
    <w:rPr>
      <w:sz w:val="20"/>
      <w:szCs w:val="20"/>
    </w:rPr>
  </w:style>
  <w:style w:type="paragraph" w:styleId="CommentSubject">
    <w:name w:val="annotation subject"/>
    <w:basedOn w:val="CommentText"/>
    <w:next w:val="CommentText"/>
    <w:link w:val="CommentSubjectChar"/>
    <w:uiPriority w:val="99"/>
    <w:semiHidden/>
    <w:unhideWhenUsed/>
    <w:rsid w:val="00975B7B"/>
    <w:rPr>
      <w:b/>
      <w:bCs/>
    </w:rPr>
  </w:style>
  <w:style w:type="character" w:customStyle="1" w:styleId="CommentSubjectChar">
    <w:name w:val="Comment Subject Char"/>
    <w:basedOn w:val="CommentTextChar"/>
    <w:link w:val="CommentSubject"/>
    <w:uiPriority w:val="99"/>
    <w:semiHidden/>
    <w:rsid w:val="00975B7B"/>
    <w:rPr>
      <w:b/>
      <w:bCs/>
      <w:sz w:val="20"/>
      <w:szCs w:val="20"/>
    </w:rPr>
  </w:style>
  <w:style w:type="paragraph" w:styleId="Revision">
    <w:name w:val="Revision"/>
    <w:hidden/>
    <w:uiPriority w:val="99"/>
    <w:semiHidden/>
    <w:rsid w:val="001F49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1461</Words>
  <Characters>8330</Characters>
  <Application>Microsoft Office Word</Application>
  <DocSecurity>0</DocSecurity>
  <Lines>69</Lines>
  <Paragraphs>19</Paragraphs>
  <ScaleCrop>false</ScaleCrop>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Garmash</dc:creator>
  <cp:keywords/>
  <dc:description/>
  <cp:lastModifiedBy>Nina Garmash</cp:lastModifiedBy>
  <cp:revision>53</cp:revision>
  <dcterms:created xsi:type="dcterms:W3CDTF">2026-05-11T18:06:00Z</dcterms:created>
  <dcterms:modified xsi:type="dcterms:W3CDTF">2026-05-12T13:31:00Z</dcterms:modified>
</cp:coreProperties>
</file>